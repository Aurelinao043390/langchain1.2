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ind w:left="1701"/>
        <w:outlineLvl w:val="0"/>
        <w:rPr>
          <w:rStyle w:val="92"/>
          <w:rFonts w:ascii="微软雅黑" w:hAnsi="微软雅黑" w:eastAsia="微软雅黑" w:cs="微软雅黑"/>
          <w:b/>
          <w:color w:val="auto"/>
          <w:sz w:val="48"/>
        </w:rPr>
      </w:pPr>
      <w:bookmarkStart w:id="0" w:name="_Toc535219753"/>
    </w:p>
    <w:p>
      <w:pPr>
        <w:pStyle w:val="4"/>
        <w:spacing w:before="0"/>
        <w:ind w:left="0"/>
        <w:outlineLvl w:val="0"/>
        <w:rPr>
          <w:rStyle w:val="92"/>
          <w:rFonts w:ascii="微软雅黑" w:hAnsi="微软雅黑" w:eastAsia="微软雅黑" w:cs="微软雅黑"/>
          <w:b/>
          <w:color w:val="auto"/>
          <w:sz w:val="48"/>
        </w:rPr>
      </w:pPr>
    </w:p>
    <w:p>
      <w:pPr>
        <w:pStyle w:val="4"/>
        <w:spacing w:before="0"/>
        <w:ind w:left="1701"/>
        <w:outlineLvl w:val="0"/>
        <w:rPr>
          <w:rStyle w:val="92"/>
          <w:rFonts w:ascii="微软雅黑" w:hAnsi="微软雅黑" w:eastAsia="微软雅黑" w:cs="微软雅黑"/>
          <w:b/>
          <w:color w:val="auto"/>
          <w:sz w:val="48"/>
        </w:rPr>
      </w:pPr>
    </w:p>
    <w:p>
      <w:pPr>
        <w:jc w:val="center"/>
        <w:rPr>
          <w:rFonts w:ascii="微软雅黑" w:hAnsi="微软雅黑" w:eastAsia="微软雅黑" w:cs="微软雅黑"/>
          <w:b/>
          <w:bCs/>
          <w:sz w:val="56"/>
          <w:szCs w:val="76"/>
        </w:rPr>
      </w:pPr>
      <w:r>
        <w:rPr>
          <w:rFonts w:hint="eastAsia" w:ascii="微软雅黑" w:hAnsi="微软雅黑" w:eastAsia="微软雅黑" w:cs="微软雅黑"/>
          <w:b/>
          <w:bCs/>
          <w:sz w:val="56"/>
          <w:szCs w:val="76"/>
        </w:rPr>
        <w:t>今麦郎食品集团</w:t>
      </w:r>
    </w:p>
    <w:p>
      <w:pPr>
        <w:jc w:val="center"/>
        <w:rPr>
          <w:rFonts w:ascii="微软雅黑" w:hAnsi="微软雅黑" w:eastAsia="微软雅黑" w:cs="微软雅黑"/>
          <w:b/>
          <w:bCs/>
          <w:sz w:val="56"/>
          <w:szCs w:val="76"/>
        </w:rPr>
      </w:pPr>
      <w:r>
        <w:rPr>
          <w:rFonts w:hint="eastAsia" w:ascii="微软雅黑" w:hAnsi="微软雅黑" w:eastAsia="微软雅黑" w:cs="微软雅黑"/>
          <w:b/>
          <w:bCs/>
          <w:sz w:val="56"/>
          <w:szCs w:val="76"/>
        </w:rPr>
        <w:t>集成供应链业务系统项目集</w:t>
      </w:r>
    </w:p>
    <w:p>
      <w:pPr>
        <w:jc w:val="center"/>
        <w:rPr>
          <w:rFonts w:ascii="微软雅黑" w:hAnsi="微软雅黑" w:eastAsia="微软雅黑" w:cs="微软雅黑"/>
          <w:b/>
          <w:bCs/>
          <w:sz w:val="56"/>
          <w:szCs w:val="76"/>
        </w:rPr>
      </w:pPr>
    </w:p>
    <w:p>
      <w:pPr>
        <w:jc w:val="center"/>
        <w:rPr>
          <w:rStyle w:val="92"/>
          <w:rFonts w:ascii="微软雅黑" w:hAnsi="微软雅黑" w:eastAsia="微软雅黑" w:cs="微软雅黑"/>
          <w:b/>
          <w:color w:val="auto"/>
          <w:sz w:val="48"/>
        </w:rPr>
      </w:pPr>
      <w:r>
        <w:rPr>
          <w:rStyle w:val="92"/>
          <w:rFonts w:hint="eastAsia" w:ascii="微软雅黑" w:hAnsi="微软雅黑" w:eastAsia="微软雅黑" w:cs="微软雅黑"/>
          <w:b/>
          <w:color w:val="auto"/>
          <w:sz w:val="48"/>
        </w:rPr>
        <w:t>实施任务工作说明书(SOW)</w:t>
      </w:r>
    </w:p>
    <w:p>
      <w:pPr>
        <w:pStyle w:val="4"/>
        <w:spacing w:line="312" w:lineRule="auto"/>
        <w:ind w:left="0"/>
        <w:jc w:val="center"/>
        <w:rPr>
          <w:rFonts w:ascii="微软雅黑" w:hAnsi="微软雅黑" w:eastAsia="微软雅黑" w:cs="微软雅黑"/>
          <w:sz w:val="24"/>
        </w:rPr>
      </w:pPr>
    </w:p>
    <w:p>
      <w:pPr>
        <w:pStyle w:val="4"/>
        <w:spacing w:line="312" w:lineRule="auto"/>
        <w:ind w:left="0"/>
        <w:jc w:val="center"/>
        <w:rPr>
          <w:rFonts w:ascii="微软雅黑" w:hAnsi="微软雅黑" w:eastAsia="微软雅黑" w:cs="微软雅黑"/>
          <w:sz w:val="24"/>
        </w:rPr>
      </w:pPr>
    </w:p>
    <w:p>
      <w:pPr>
        <w:pStyle w:val="4"/>
        <w:spacing w:line="312" w:lineRule="auto"/>
        <w:ind w:left="0"/>
        <w:jc w:val="center"/>
        <w:rPr>
          <w:rFonts w:ascii="微软雅黑" w:hAnsi="微软雅黑" w:eastAsia="微软雅黑" w:cs="微软雅黑"/>
          <w:sz w:val="24"/>
        </w:rPr>
      </w:pPr>
    </w:p>
    <w:p>
      <w:pPr>
        <w:pStyle w:val="4"/>
        <w:spacing w:line="312" w:lineRule="auto"/>
        <w:ind w:left="0"/>
        <w:jc w:val="center"/>
        <w:rPr>
          <w:rFonts w:ascii="微软雅黑" w:hAnsi="微软雅黑" w:eastAsia="微软雅黑" w:cs="微软雅黑"/>
          <w:sz w:val="28"/>
          <w:szCs w:val="28"/>
        </w:rPr>
      </w:pPr>
    </w:p>
    <w:p>
      <w:pPr>
        <w:pStyle w:val="4"/>
        <w:spacing w:line="312" w:lineRule="auto"/>
        <w:ind w:left="0"/>
        <w:rPr>
          <w:rFonts w:ascii="微软雅黑" w:hAnsi="微软雅黑" w:eastAsia="微软雅黑" w:cs="微软雅黑"/>
          <w:sz w:val="28"/>
          <w:szCs w:val="28"/>
        </w:rPr>
      </w:pPr>
    </w:p>
    <w:p>
      <w:pPr>
        <w:pStyle w:val="4"/>
        <w:spacing w:line="312" w:lineRule="auto"/>
        <w:ind w:left="0"/>
        <w:rPr>
          <w:rFonts w:ascii="微软雅黑" w:hAnsi="微软雅黑" w:eastAsia="微软雅黑" w:cs="微软雅黑"/>
          <w:sz w:val="28"/>
          <w:szCs w:val="28"/>
        </w:rPr>
      </w:pPr>
    </w:p>
    <w:p>
      <w:pPr>
        <w:pStyle w:val="4"/>
        <w:spacing w:line="312" w:lineRule="auto"/>
        <w:ind w:left="0"/>
        <w:rPr>
          <w:rFonts w:ascii="微软雅黑" w:hAnsi="微软雅黑" w:eastAsia="微软雅黑" w:cs="微软雅黑"/>
          <w:sz w:val="28"/>
          <w:szCs w:val="28"/>
        </w:rPr>
      </w:pPr>
    </w:p>
    <w:p>
      <w:pPr>
        <w:pStyle w:val="4"/>
        <w:spacing w:line="312" w:lineRule="auto"/>
        <w:ind w:left="0"/>
        <w:jc w:val="right"/>
        <w:rPr>
          <w:rFonts w:ascii="微软雅黑" w:hAnsi="微软雅黑" w:eastAsia="微软雅黑" w:cs="微软雅黑"/>
          <w:sz w:val="28"/>
          <w:szCs w:val="28"/>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jc w:val="right"/>
        <w:rPr>
          <w:rFonts w:ascii="微软雅黑" w:hAnsi="微软雅黑" w:eastAsia="微软雅黑" w:cs="微软雅黑"/>
        </w:rPr>
      </w:pPr>
    </w:p>
    <w:bookmarkEnd w:id="0"/>
    <w:p>
      <w:pPr>
        <w:rPr>
          <w:rFonts w:ascii="微软雅黑" w:hAnsi="微软雅黑" w:eastAsia="微软雅黑" w:cs="微软雅黑"/>
        </w:rPr>
      </w:pPr>
    </w:p>
    <w:p>
      <w:pPr>
        <w:rPr>
          <w:rFonts w:ascii="微软雅黑" w:hAnsi="微软雅黑" w:eastAsia="微软雅黑" w:cs="微软雅黑"/>
        </w:rPr>
      </w:pPr>
    </w:p>
    <w:sdt>
      <w:sdtPr>
        <w:rPr>
          <w:rFonts w:hint="eastAsia" w:ascii="微软雅黑" w:hAnsi="微软雅黑" w:eastAsia="微软雅黑" w:cs="微软雅黑"/>
          <w:color w:val="auto"/>
          <w:sz w:val="20"/>
          <w:szCs w:val="20"/>
          <w:lang w:val="zh-CN"/>
        </w:rPr>
        <w:id w:val="130986215"/>
        <w:docPartObj>
          <w:docPartGallery w:val="Table of Contents"/>
          <w:docPartUnique/>
        </w:docPartObj>
      </w:sdtPr>
      <w:sdtEndPr>
        <w:rPr>
          <w:rFonts w:hint="eastAsia" w:ascii="微软雅黑" w:hAnsi="微软雅黑" w:eastAsia="微软雅黑" w:cs="微软雅黑"/>
          <w:b/>
          <w:bCs/>
          <w:color w:val="auto"/>
          <w:sz w:val="20"/>
          <w:szCs w:val="20"/>
          <w:lang w:val="zh-CN"/>
        </w:rPr>
      </w:sdtEndPr>
      <w:sdtContent>
        <w:p>
          <w:pPr>
            <w:pStyle w:val="327"/>
            <w:rPr>
              <w:rFonts w:ascii="微软雅黑" w:hAnsi="微软雅黑" w:eastAsia="微软雅黑" w:cs="微软雅黑"/>
            </w:rPr>
          </w:pPr>
          <w:bookmarkStart w:id="1" w:name="_Toc510511631"/>
          <w:bookmarkStart w:id="2" w:name="_Toc74219370"/>
          <w:bookmarkStart w:id="3" w:name="_Toc519538800"/>
          <w:bookmarkStart w:id="4" w:name="_Toc436020310"/>
          <w:bookmarkStart w:id="5" w:name="_Toc460352130"/>
          <w:r>
            <w:rPr>
              <w:rFonts w:hint="eastAsia" w:ascii="微软雅黑" w:hAnsi="微软雅黑" w:eastAsia="微软雅黑" w:cs="微软雅黑"/>
              <w:lang w:val="zh-CN"/>
            </w:rPr>
            <w:t>目录</w:t>
          </w:r>
        </w:p>
        <w:p>
          <w:pPr>
            <w:pStyle w:val="44"/>
            <w:tabs>
              <w:tab w:val="left" w:pos="840"/>
              <w:tab w:val="right" w:leader="dot" w:pos="10097"/>
            </w:tabs>
            <w:ind w:left="400"/>
            <w:rPr>
              <w:rFonts w:asciiTheme="minorHAnsi" w:hAnsiTheme="minorHAnsi" w:eastAsiaTheme="minorEastAsia" w:cstheme="minorBidi"/>
              <w:sz w:val="22"/>
              <w:szCs w:val="22"/>
            </w:rPr>
          </w:pPr>
          <w:r>
            <w:rPr>
              <w:rFonts w:hint="eastAsia" w:ascii="微软雅黑" w:hAnsi="微软雅黑" w:eastAsia="微软雅黑" w:cs="微软雅黑"/>
              <w:b/>
              <w:bCs/>
              <w:lang w:val="zh-CN"/>
            </w:rPr>
            <w:fldChar w:fldCharType="begin"/>
          </w:r>
          <w:r>
            <w:rPr>
              <w:rFonts w:hint="eastAsia" w:ascii="微软雅黑" w:hAnsi="微软雅黑" w:eastAsia="微软雅黑" w:cs="微软雅黑"/>
              <w:b/>
              <w:bCs/>
              <w:lang w:val="zh-CN"/>
            </w:rPr>
            <w:instrText xml:space="preserve"> TOC \o "1-3" \h \z \u </w:instrText>
          </w:r>
          <w:r>
            <w:rPr>
              <w:rFonts w:hint="eastAsia" w:ascii="微软雅黑" w:hAnsi="微软雅黑" w:eastAsia="微软雅黑" w:cs="微软雅黑"/>
              <w:b/>
              <w:bCs/>
              <w:lang w:val="zh-CN"/>
            </w:rPr>
            <w:fldChar w:fldCharType="separate"/>
          </w:r>
          <w:r>
            <w:fldChar w:fldCharType="begin"/>
          </w:r>
          <w:r>
            <w:instrText xml:space="preserve"> HYPERLINK \l "_Toc124153906" </w:instrText>
          </w:r>
          <w:r>
            <w:fldChar w:fldCharType="separate"/>
          </w:r>
          <w:r>
            <w:rPr>
              <w:rStyle w:val="59"/>
              <w:rFonts w:ascii="微软雅黑" w:hAnsi="微软雅黑" w:eastAsia="微软雅黑" w:cs="微软雅黑"/>
            </w:rPr>
            <w:t>1.</w:t>
          </w:r>
          <w:r>
            <w:rPr>
              <w:rFonts w:asciiTheme="minorHAnsi" w:hAnsiTheme="minorHAnsi" w:eastAsiaTheme="minorEastAsia" w:cstheme="minorBidi"/>
              <w:sz w:val="22"/>
              <w:szCs w:val="22"/>
            </w:rPr>
            <w:tab/>
          </w:r>
          <w:r>
            <w:rPr>
              <w:rStyle w:val="59"/>
              <w:rFonts w:hint="eastAsia" w:ascii="微软雅黑" w:hAnsi="微软雅黑" w:eastAsia="微软雅黑" w:cs="微软雅黑"/>
            </w:rPr>
            <w:t>文档说明</w:t>
          </w:r>
          <w:r>
            <w:tab/>
          </w:r>
          <w:r>
            <w:fldChar w:fldCharType="begin"/>
          </w:r>
          <w:r>
            <w:instrText xml:space="preserve"> PAGEREF _Toc124153906 \h </w:instrText>
          </w:r>
          <w:r>
            <w:fldChar w:fldCharType="separate"/>
          </w:r>
          <w:r>
            <w:t>1</w:t>
          </w:r>
          <w:r>
            <w:fldChar w:fldCharType="end"/>
          </w:r>
          <w:r>
            <w:fldChar w:fldCharType="end"/>
          </w:r>
        </w:p>
        <w:p>
          <w:pPr>
            <w:pStyle w:val="44"/>
            <w:tabs>
              <w:tab w:val="left" w:pos="840"/>
              <w:tab w:val="right" w:leader="dot" w:pos="10097"/>
            </w:tabs>
            <w:ind w:left="400"/>
            <w:rPr>
              <w:rFonts w:asciiTheme="minorHAnsi" w:hAnsiTheme="minorHAnsi" w:eastAsiaTheme="minorEastAsia" w:cstheme="minorBidi"/>
              <w:sz w:val="22"/>
              <w:szCs w:val="22"/>
            </w:rPr>
          </w:pPr>
          <w:r>
            <w:fldChar w:fldCharType="begin"/>
          </w:r>
          <w:r>
            <w:instrText xml:space="preserve"> HYPERLINK \l "_Toc124153907" </w:instrText>
          </w:r>
          <w:r>
            <w:fldChar w:fldCharType="separate"/>
          </w:r>
          <w:r>
            <w:rPr>
              <w:rStyle w:val="59"/>
              <w:rFonts w:ascii="微软雅黑" w:hAnsi="微软雅黑" w:eastAsia="微软雅黑" w:cs="微软雅黑"/>
            </w:rPr>
            <w:t>2.</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项目背景，需求，范围描述</w:t>
          </w:r>
          <w:r>
            <w:tab/>
          </w:r>
          <w:r>
            <w:fldChar w:fldCharType="begin"/>
          </w:r>
          <w:r>
            <w:instrText xml:space="preserve"> PAGEREF _Toc124153907 \h </w:instrText>
          </w:r>
          <w:r>
            <w:fldChar w:fldCharType="separate"/>
          </w:r>
          <w:r>
            <w:t>2</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"_Toc124153908" </w:instrText>
          </w:r>
          <w:r>
            <w:fldChar w:fldCharType="separate"/>
          </w:r>
          <w:r>
            <w:rPr>
              <w:rStyle w:val="59"/>
              <w:rFonts w:ascii="微软雅黑" w:hAnsi="微软雅黑" w:eastAsia="微软雅黑" w:cs="微软雅黑"/>
            </w:rPr>
            <w:t>2.1.</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项目背景</w:t>
          </w:r>
          <w:r>
            <w:tab/>
          </w:r>
          <w:r>
            <w:fldChar w:fldCharType="begin"/>
          </w:r>
          <w:r>
            <w:instrText xml:space="preserve"> PAGEREF _Toc124153908 \h </w:instrText>
          </w:r>
          <w:r>
            <w:fldChar w:fldCharType="separate"/>
          </w:r>
          <w:r>
            <w:t>2</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"_Toc124153909" </w:instrText>
          </w:r>
          <w:r>
            <w:fldChar w:fldCharType="separate"/>
          </w:r>
          <w:r>
            <w:rPr>
              <w:rStyle w:val="59"/>
              <w:rFonts w:ascii="微软雅黑" w:hAnsi="微软雅黑" w:eastAsia="微软雅黑" w:cs="微软雅黑"/>
            </w:rPr>
            <w:t>2.2.</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项目实施涉及的业务组织范围</w:t>
          </w:r>
          <w:r>
            <w:tab/>
          </w:r>
          <w:r>
            <w:fldChar w:fldCharType="begin"/>
          </w:r>
          <w:r>
            <w:instrText xml:space="preserve"> PAGEREF _Toc124153909 \h </w:instrText>
          </w:r>
          <w:r>
            <w:fldChar w:fldCharType="separate"/>
          </w:r>
          <w:r>
            <w:t>2</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"_Toc124153910" </w:instrText>
          </w:r>
          <w:r>
            <w:fldChar w:fldCharType="separate"/>
          </w:r>
          <w:r>
            <w:rPr>
              <w:rStyle w:val="59"/>
              <w:rFonts w:ascii="微软雅黑" w:hAnsi="微软雅黑" w:eastAsia="微软雅黑" w:cs="微软雅黑"/>
            </w:rPr>
            <w:t>2.3.</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项目实现目标</w:t>
          </w:r>
          <w:r>
            <w:tab/>
          </w:r>
          <w:r>
            <w:fldChar w:fldCharType="begin"/>
          </w:r>
          <w:r>
            <w:instrText xml:space="preserve"> PAGEREF _Toc124153910 \h </w:instrText>
          </w:r>
          <w:r>
            <w:fldChar w:fldCharType="separate"/>
          </w:r>
          <w:r>
            <w:t>2</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"_Toc124153911" </w:instrText>
          </w:r>
          <w:r>
            <w:fldChar w:fldCharType="separate"/>
          </w:r>
          <w:r>
            <w:rPr>
              <w:rStyle w:val="59"/>
              <w:rFonts w:ascii="微软雅黑" w:hAnsi="微软雅黑" w:eastAsia="微软雅黑" w:cs="微软雅黑"/>
            </w:rPr>
            <w:t>2.3.1.</w:t>
          </w:r>
          <w:r>
            <w:rPr>
              <w:rFonts w:asciiTheme="minorHAnsi" w:hAnsiTheme="minorHAnsi" w:eastAsiaTheme="minorEastAsia" w:cstheme="minorBidi"/>
              <w:sz w:val="22"/>
              <w:szCs w:val="22"/>
            </w:rPr>
            <w:tab/>
          </w:r>
          <w:r>
            <w:rPr>
              <w:rStyle w:val="59"/>
              <w:rFonts w:hint="eastAsia" w:ascii="微软雅黑" w:hAnsi="微软雅黑" w:eastAsia="微软雅黑" w:cs="微软雅黑"/>
            </w:rPr>
            <w:t>本期项目的建设目标：</w:t>
          </w:r>
          <w:r>
            <w:tab/>
          </w:r>
          <w:r>
            <w:fldChar w:fldCharType="begin"/>
          </w:r>
          <w:r>
            <w:instrText xml:space="preserve"> PAGEREF _Toc124153911 \h </w:instrText>
          </w:r>
          <w:r>
            <w:fldChar w:fldCharType="separate"/>
          </w:r>
          <w:r>
            <w:t>2</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"_Toc124153912" </w:instrText>
          </w:r>
          <w:r>
            <w:fldChar w:fldCharType="separate"/>
          </w:r>
          <w:r>
            <w:rPr>
              <w:rStyle w:val="59"/>
              <w:rFonts w:ascii="微软雅黑" w:hAnsi="微软雅黑" w:eastAsia="微软雅黑" w:cs="微软雅黑"/>
            </w:rPr>
            <w:t>2.3.2.</w:t>
          </w:r>
          <w:r>
            <w:rPr>
              <w:rFonts w:asciiTheme="minorHAnsi" w:hAnsiTheme="minorHAnsi" w:eastAsiaTheme="minorEastAsia" w:cstheme="minorBidi"/>
              <w:sz w:val="22"/>
              <w:szCs w:val="22"/>
            </w:rPr>
            <w:tab/>
          </w:r>
          <w:r>
            <w:rPr>
              <w:rStyle w:val="59"/>
              <w:rFonts w:hint="eastAsia" w:ascii="微软雅黑" w:hAnsi="微软雅黑" w:eastAsia="微软雅黑" w:cs="微软雅黑"/>
            </w:rPr>
            <w:t>系统集成要求</w:t>
          </w:r>
          <w:r>
            <w:tab/>
          </w:r>
          <w:r>
            <w:fldChar w:fldCharType="begin"/>
          </w:r>
          <w:r>
            <w:instrText xml:space="preserve"> PAGEREF _Toc124153912 \h </w:instrText>
          </w:r>
          <w:r>
            <w:fldChar w:fldCharType="separate"/>
          </w:r>
          <w:r>
            <w:t>4</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"_Toc124153913" </w:instrText>
          </w:r>
          <w:r>
            <w:fldChar w:fldCharType="separate"/>
          </w:r>
          <w:r>
            <w:rPr>
              <w:rStyle w:val="59"/>
              <w:rFonts w:ascii="微软雅黑" w:hAnsi="微软雅黑" w:eastAsia="微软雅黑" w:cs="微软雅黑"/>
            </w:rPr>
            <w:t>2.3.3.</w:t>
          </w:r>
          <w:r>
            <w:rPr>
              <w:rFonts w:asciiTheme="minorHAnsi" w:hAnsiTheme="minorHAnsi" w:eastAsiaTheme="minorEastAsia" w:cstheme="minorBidi"/>
              <w:sz w:val="22"/>
              <w:szCs w:val="22"/>
            </w:rPr>
            <w:tab/>
          </w:r>
          <w:r>
            <w:rPr>
              <w:rStyle w:val="59"/>
              <w:rFonts w:hint="eastAsia" w:ascii="微软雅黑" w:hAnsi="微软雅黑" w:eastAsia="微软雅黑" w:cs="微软雅黑"/>
            </w:rPr>
            <w:t>系统功能要求</w:t>
          </w:r>
          <w:r>
            <w:tab/>
          </w:r>
          <w:r>
            <w:fldChar w:fldCharType="begin"/>
          </w:r>
          <w:r>
            <w:instrText xml:space="preserve"> PAGEREF _Toc124153913 \h </w:instrText>
          </w:r>
          <w:r>
            <w:fldChar w:fldCharType="separate"/>
          </w:r>
          <w:r>
            <w:t>4</w:t>
          </w:r>
          <w:r>
            <w:fldChar w:fldCharType="end"/>
          </w:r>
          <w:r>
            <w:fldChar w:fldCharType="end"/>
          </w:r>
        </w:p>
        <w:p>
          <w:pPr>
            <w:pStyle w:val="44"/>
            <w:tabs>
              <w:tab w:val="left" w:pos="840"/>
              <w:tab w:val="right" w:leader="dot" w:pos="10097"/>
            </w:tabs>
            <w:ind w:left="400"/>
            <w:rPr>
              <w:rFonts w:asciiTheme="minorHAnsi" w:hAnsiTheme="minorHAnsi" w:eastAsiaTheme="minorEastAsia" w:cstheme="minorBidi"/>
              <w:sz w:val="22"/>
              <w:szCs w:val="22"/>
            </w:rPr>
          </w:pPr>
          <w:r>
            <w:fldChar w:fldCharType="begin"/>
          </w:r>
          <w:r>
            <w:instrText xml:space="preserve"> HYPERLINK \l "_Toc124153914" </w:instrText>
          </w:r>
          <w:r>
            <w:fldChar w:fldCharType="separate"/>
          </w:r>
          <w:r>
            <w:rPr>
              <w:rStyle w:val="59"/>
              <w:rFonts w:ascii="微软雅黑" w:hAnsi="微软雅黑" w:eastAsia="微软雅黑" w:cs="微软雅黑"/>
            </w:rPr>
            <w:t>3.</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项目实施交付物</w:t>
          </w:r>
          <w:r>
            <w:tab/>
          </w:r>
          <w:r>
            <w:fldChar w:fldCharType="begin"/>
          </w:r>
          <w:r>
            <w:instrText xml:space="preserve"> PAGEREF _Toc124153914 \h </w:instrText>
          </w:r>
          <w:r>
            <w:fldChar w:fldCharType="separate"/>
          </w:r>
          <w:r>
            <w:t>34</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"_Toc124153915" </w:instrText>
          </w:r>
          <w:r>
            <w:fldChar w:fldCharType="separate"/>
          </w:r>
          <w:r>
            <w:rPr>
              <w:rStyle w:val="59"/>
              <w:rFonts w:ascii="微软雅黑" w:hAnsi="微软雅黑" w:eastAsia="微软雅黑" w:cs="微软雅黑"/>
            </w:rPr>
            <w:t>3.1.</w:t>
          </w:r>
          <w:r>
            <w:rPr>
              <w:rFonts w:asciiTheme="minorHAnsi" w:hAnsiTheme="minorHAnsi" w:eastAsiaTheme="minorEastAsia" w:cstheme="minorBidi"/>
              <w:sz w:val="22"/>
              <w:szCs w:val="22"/>
            </w:rPr>
            <w:tab/>
          </w:r>
          <w:r>
            <w:rPr>
              <w:rStyle w:val="59"/>
              <w:rFonts w:hint="eastAsia" w:ascii="微软雅黑" w:hAnsi="微软雅黑" w:eastAsia="微软雅黑" w:cs="微软雅黑"/>
            </w:rPr>
            <w:t>软件安装包</w:t>
          </w:r>
          <w:r>
            <w:tab/>
          </w:r>
          <w:r>
            <w:fldChar w:fldCharType="begin"/>
          </w:r>
          <w:r>
            <w:instrText xml:space="preserve"> PAGEREF _Toc124153915 \h </w:instrText>
          </w:r>
          <w:r>
            <w:fldChar w:fldCharType="separate"/>
          </w:r>
          <w:r>
            <w:t>34</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"_Toc124153916" </w:instrText>
          </w:r>
          <w:r>
            <w:fldChar w:fldCharType="separate"/>
          </w:r>
          <w:r>
            <w:rPr>
              <w:rStyle w:val="59"/>
              <w:rFonts w:ascii="微软雅黑" w:hAnsi="微软雅黑" w:eastAsia="微软雅黑" w:cs="微软雅黑"/>
            </w:rPr>
            <w:t>3.2.</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项目管理和规划文档</w:t>
          </w:r>
          <w:r>
            <w:tab/>
          </w:r>
          <w:r>
            <w:fldChar w:fldCharType="begin"/>
          </w:r>
          <w:r>
            <w:instrText xml:space="preserve"> PAGEREF _Toc124153916 \h </w:instrText>
          </w:r>
          <w:r>
            <w:fldChar w:fldCharType="separate"/>
          </w:r>
          <w:r>
            <w:t>34</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"_Toc124153917" </w:instrText>
          </w:r>
          <w:r>
            <w:fldChar w:fldCharType="separate"/>
          </w:r>
          <w:r>
            <w:rPr>
              <w:rStyle w:val="59"/>
              <w:rFonts w:ascii="微软雅黑" w:hAnsi="微软雅黑" w:eastAsia="微软雅黑" w:cs="微软雅黑"/>
            </w:rPr>
            <w:t>3.3.</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项目交付文档</w:t>
          </w:r>
          <w:r>
            <w:tab/>
          </w:r>
          <w:r>
            <w:fldChar w:fldCharType="begin"/>
          </w:r>
          <w:r>
            <w:instrText xml:space="preserve"> PAGEREF _Toc124153917 \h </w:instrText>
          </w:r>
          <w:r>
            <w:fldChar w:fldCharType="separate"/>
          </w:r>
          <w:r>
            <w:t>34</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"_Toc124153918" </w:instrText>
          </w:r>
          <w:r>
            <w:fldChar w:fldCharType="separate"/>
          </w:r>
          <w:r>
            <w:rPr>
              <w:rStyle w:val="59"/>
              <w:rFonts w:ascii="微软雅黑" w:hAnsi="微软雅黑" w:eastAsia="微软雅黑" w:cs="微软雅黑"/>
            </w:rPr>
            <w:t>3.4.</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项目签结文档</w:t>
          </w:r>
          <w:r>
            <w:tab/>
          </w:r>
          <w:r>
            <w:fldChar w:fldCharType="begin"/>
          </w:r>
          <w:r>
            <w:instrText xml:space="preserve"> PAGEREF _Toc124153918 \h </w:instrText>
          </w:r>
          <w:r>
            <w:fldChar w:fldCharType="separate"/>
          </w:r>
          <w:r>
            <w:t>34</w:t>
          </w:r>
          <w:r>
            <w:fldChar w:fldCharType="end"/>
          </w:r>
          <w:r>
            <w:fldChar w:fldCharType="end"/>
          </w:r>
        </w:p>
        <w:p>
          <w:pPr>
            <w:pStyle w:val="44"/>
            <w:tabs>
              <w:tab w:val="left" w:pos="840"/>
              <w:tab w:val="right" w:leader="dot" w:pos="10097"/>
            </w:tabs>
            <w:ind w:left="400"/>
            <w:rPr>
              <w:rFonts w:asciiTheme="minorHAnsi" w:hAnsiTheme="minorHAnsi" w:eastAsiaTheme="minorEastAsia" w:cstheme="minorBidi"/>
              <w:sz w:val="22"/>
              <w:szCs w:val="22"/>
            </w:rPr>
          </w:pPr>
          <w:r>
            <w:fldChar w:fldCharType="begin"/>
          </w:r>
          <w:r>
            <w:instrText xml:space="preserve"> HYPERLINK \l "_Toc124153919" </w:instrText>
          </w:r>
          <w:r>
            <w:fldChar w:fldCharType="separate"/>
          </w:r>
          <w:r>
            <w:rPr>
              <w:rStyle w:val="59"/>
              <w:rFonts w:ascii="微软雅黑" w:hAnsi="微软雅黑" w:eastAsia="微软雅黑" w:cs="微软雅黑"/>
            </w:rPr>
            <w:t>4.</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项目计划</w:t>
          </w:r>
          <w:r>
            <w:tab/>
          </w:r>
          <w:r>
            <w:fldChar w:fldCharType="begin"/>
          </w:r>
          <w:r>
            <w:instrText xml:space="preserve"> PAGEREF _Toc124153919 \h </w:instrText>
          </w:r>
          <w:r>
            <w:fldChar w:fldCharType="separate"/>
          </w:r>
          <w:r>
            <w:t>36</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"_Toc124153920" </w:instrText>
          </w:r>
          <w:r>
            <w:fldChar w:fldCharType="separate"/>
          </w:r>
          <w:r>
            <w:rPr>
              <w:rStyle w:val="59"/>
              <w:rFonts w:ascii="微软雅黑" w:hAnsi="微软雅黑" w:eastAsia="微软雅黑" w:cs="微软雅黑"/>
            </w:rPr>
            <w:t>4.1.</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项目上线计划</w:t>
          </w:r>
          <w:r>
            <w:tab/>
          </w:r>
          <w:r>
            <w:fldChar w:fldCharType="begin"/>
          </w:r>
          <w:r>
            <w:instrText xml:space="preserve"> PAGEREF _Toc124153920 \h </w:instrText>
          </w:r>
          <w:r>
            <w:fldChar w:fldCharType="separate"/>
          </w:r>
          <w:r>
            <w:t>36</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"_Toc124153921" </w:instrText>
          </w:r>
          <w:r>
            <w:fldChar w:fldCharType="separate"/>
          </w:r>
          <w:r>
            <w:rPr>
              <w:rStyle w:val="59"/>
              <w:rFonts w:ascii="微软雅黑" w:hAnsi="微软雅黑" w:eastAsia="微软雅黑" w:cs="微软雅黑"/>
            </w:rPr>
            <w:t>4.2.</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项目实施计划</w:t>
          </w:r>
          <w:r>
            <w:tab/>
          </w:r>
          <w:r>
            <w:fldChar w:fldCharType="begin"/>
          </w:r>
          <w:r>
            <w:instrText xml:space="preserve"> PAGEREF _Toc124153921 \h </w:instrText>
          </w:r>
          <w:r>
            <w:fldChar w:fldCharType="separate"/>
          </w:r>
          <w:r>
            <w:t>36</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"_Toc124153922" </w:instrText>
          </w:r>
          <w:r>
            <w:fldChar w:fldCharType="separate"/>
          </w:r>
          <w:r>
            <w:rPr>
              <w:rStyle w:val="59"/>
              <w:rFonts w:ascii="微软雅黑" w:hAnsi="微软雅黑" w:eastAsia="微软雅黑"/>
            </w:rPr>
            <w:t>4.3.</w:t>
          </w:r>
          <w:r>
            <w:rPr>
              <w:rFonts w:asciiTheme="minorHAnsi" w:hAnsiTheme="minorHAnsi" w:eastAsiaTheme="minorEastAsia" w:cstheme="minorBidi"/>
              <w:sz w:val="22"/>
              <w:szCs w:val="22"/>
            </w:rPr>
            <w:tab/>
          </w:r>
          <w:r>
            <w:rPr>
              <w:rStyle w:val="59"/>
              <w:rFonts w:hint="eastAsia" w:ascii="微软雅黑" w:hAnsi="微软雅黑" w:eastAsia="微软雅黑"/>
            </w:rPr>
            <w:t>科箭实施团队项目资源计划</w:t>
          </w:r>
          <w:r>
            <w:tab/>
          </w:r>
          <w:r>
            <w:fldChar w:fldCharType="begin"/>
          </w:r>
          <w:r>
            <w:instrText xml:space="preserve"> PAGEREF _Toc124153922 \h </w:instrText>
          </w:r>
          <w:r>
            <w:fldChar w:fldCharType="separate"/>
          </w:r>
          <w:r>
            <w:t>36</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"_Toc124153923" </w:instrText>
          </w:r>
          <w:r>
            <w:fldChar w:fldCharType="separate"/>
          </w:r>
          <w:r>
            <w:rPr>
              <w:rStyle w:val="59"/>
              <w:rFonts w:ascii="微软雅黑" w:hAnsi="微软雅黑"/>
            </w:rPr>
            <w:t>4.3.1.</w:t>
          </w:r>
          <w:r>
            <w:rPr>
              <w:rFonts w:asciiTheme="minorHAnsi" w:hAnsiTheme="minorHAnsi" w:eastAsiaTheme="minorEastAsia" w:cstheme="minorBidi"/>
              <w:sz w:val="22"/>
              <w:szCs w:val="22"/>
            </w:rPr>
            <w:tab/>
          </w:r>
          <w:r>
            <w:rPr>
              <w:rStyle w:val="59"/>
              <w:rFonts w:hint="eastAsia" w:ascii="微软雅黑" w:hAnsi="微软雅黑"/>
            </w:rPr>
            <w:t>科箭项目实施团队人员</w:t>
          </w:r>
          <w:r>
            <w:tab/>
          </w:r>
          <w:r>
            <w:fldChar w:fldCharType="begin"/>
          </w:r>
          <w:r>
            <w:instrText xml:space="preserve"> PAGEREF _Toc124153923 \h </w:instrText>
          </w:r>
          <w:r>
            <w:fldChar w:fldCharType="separate"/>
          </w:r>
          <w:r>
            <w:t>37</w:t>
          </w:r>
          <w:r>
            <w:fldChar w:fldCharType="end"/>
          </w:r>
          <w:r>
            <w:fldChar w:fldCharType="end"/>
          </w:r>
        </w:p>
        <w:p>
          <w:pPr>
            <w:pStyle w:val="44"/>
            <w:tabs>
              <w:tab w:val="left" w:pos="840"/>
              <w:tab w:val="right" w:leader="dot" w:pos="10097"/>
            </w:tabs>
            <w:ind w:left="400"/>
            <w:rPr>
              <w:rFonts w:asciiTheme="minorHAnsi" w:hAnsiTheme="minorHAnsi" w:eastAsiaTheme="minorEastAsia" w:cstheme="minorBidi"/>
              <w:sz w:val="22"/>
              <w:szCs w:val="22"/>
            </w:rPr>
          </w:pPr>
          <w:r>
            <w:fldChar w:fldCharType="begin"/>
          </w:r>
          <w:r>
            <w:instrText xml:space="preserve"> HYPERLINK \l "_Toc124153924" </w:instrText>
          </w:r>
          <w:r>
            <w:fldChar w:fldCharType="separate"/>
          </w:r>
          <w:r>
            <w:rPr>
              <w:rStyle w:val="59"/>
              <w:rFonts w:ascii="微软雅黑" w:hAnsi="微软雅黑" w:eastAsia="微软雅黑" w:cs="微软雅黑"/>
            </w:rPr>
            <w:t>5.</w:t>
          </w:r>
          <w:r>
            <w:rPr>
              <w:rFonts w:asciiTheme="minorHAnsi" w:hAnsiTheme="minorHAnsi" w:eastAsiaTheme="minorEastAsia" w:cstheme="minorBidi"/>
              <w:sz w:val="22"/>
              <w:szCs w:val="22"/>
            </w:rPr>
            <w:tab/>
          </w:r>
          <w:r>
            <w:rPr>
              <w:rStyle w:val="59"/>
              <w:rFonts w:hint="eastAsia" w:ascii="微软雅黑" w:hAnsi="微软雅黑" w:eastAsia="微软雅黑" w:cs="微软雅黑"/>
            </w:rPr>
            <w:t>双方项目经理职责定义</w:t>
          </w:r>
          <w:r>
            <w:tab/>
          </w:r>
          <w:r>
            <w:fldChar w:fldCharType="begin"/>
          </w:r>
          <w:r>
            <w:instrText xml:space="preserve"> PAGEREF _Toc124153924 \h </w:instrText>
          </w:r>
          <w:r>
            <w:fldChar w:fldCharType="separate"/>
          </w:r>
          <w:r>
            <w:t>38</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"_Toc124153925" </w:instrText>
          </w:r>
          <w:r>
            <w:fldChar w:fldCharType="separate"/>
          </w:r>
          <w:r>
            <w:rPr>
              <w:rStyle w:val="59"/>
              <w:rFonts w:ascii="微软雅黑" w:hAnsi="微软雅黑" w:eastAsia="微软雅黑" w:cs="微软雅黑"/>
            </w:rPr>
            <w:t>5.1.</w:t>
          </w:r>
          <w:r>
            <w:rPr>
              <w:rFonts w:asciiTheme="minorHAnsi" w:hAnsiTheme="minorHAnsi" w:eastAsiaTheme="minorEastAsia" w:cstheme="minorBidi"/>
              <w:sz w:val="22"/>
              <w:szCs w:val="22"/>
            </w:rPr>
            <w:tab/>
          </w:r>
          <w:r>
            <w:rPr>
              <w:rStyle w:val="59"/>
              <w:rFonts w:hint="eastAsia" w:ascii="微软雅黑" w:hAnsi="微软雅黑" w:eastAsia="微软雅黑" w:cs="微软雅黑"/>
            </w:rPr>
            <w:t>乙方项目经理职责</w:t>
          </w:r>
          <w:r>
            <w:tab/>
          </w:r>
          <w:r>
            <w:fldChar w:fldCharType="begin"/>
          </w:r>
          <w:r>
            <w:instrText xml:space="preserve"> PAGEREF _Toc124153925 \h </w:instrText>
          </w:r>
          <w:r>
            <w:fldChar w:fldCharType="separate"/>
          </w:r>
          <w:r>
            <w:t>38</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"_Toc124153926" </w:instrText>
          </w:r>
          <w:r>
            <w:fldChar w:fldCharType="separate"/>
          </w:r>
          <w:r>
            <w:rPr>
              <w:rStyle w:val="59"/>
              <w:rFonts w:ascii="微软雅黑" w:hAnsi="微软雅黑" w:eastAsia="微软雅黑" w:cs="微软雅黑"/>
            </w:rPr>
            <w:t>5.2.</w:t>
          </w:r>
          <w:r>
            <w:rPr>
              <w:rFonts w:asciiTheme="minorHAnsi" w:hAnsiTheme="minorHAnsi" w:eastAsiaTheme="minorEastAsia" w:cstheme="minorBidi"/>
              <w:sz w:val="22"/>
              <w:szCs w:val="22"/>
            </w:rPr>
            <w:tab/>
          </w:r>
          <w:r>
            <w:rPr>
              <w:rStyle w:val="59"/>
              <w:rFonts w:hint="eastAsia" w:ascii="微软雅黑" w:hAnsi="微软雅黑" w:eastAsia="微软雅黑" w:cs="微软雅黑"/>
            </w:rPr>
            <w:t>甲方项目经理的职责</w:t>
          </w:r>
          <w:r>
            <w:tab/>
          </w:r>
          <w:r>
            <w:fldChar w:fldCharType="begin"/>
          </w:r>
          <w:r>
            <w:instrText xml:space="preserve"> PAGEREF _Toc124153926 \h </w:instrText>
          </w:r>
          <w:r>
            <w:fldChar w:fldCharType="separate"/>
          </w:r>
          <w:r>
            <w:t>39</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"_Toc124153927" </w:instrText>
          </w:r>
          <w:r>
            <w:fldChar w:fldCharType="separate"/>
          </w:r>
          <w:r>
            <w:rPr>
              <w:rStyle w:val="59"/>
              <w:rFonts w:ascii="微软雅黑" w:hAnsi="微软雅黑" w:eastAsia="微软雅黑" w:cs="微软雅黑"/>
            </w:rPr>
            <w:t>5.3.</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项目例会制度</w:t>
          </w:r>
          <w:r>
            <w:tab/>
          </w:r>
          <w:r>
            <w:fldChar w:fldCharType="begin"/>
          </w:r>
          <w:r>
            <w:instrText xml:space="preserve"> PAGEREF _Toc124153927 \h </w:instrText>
          </w:r>
          <w:r>
            <w:fldChar w:fldCharType="separate"/>
          </w:r>
          <w:r>
            <w:t>39</w:t>
          </w:r>
          <w:r>
            <w:fldChar w:fldCharType="end"/>
          </w:r>
          <w:r>
            <w:fldChar w:fldCharType="end"/>
          </w:r>
        </w:p>
        <w:p>
          <w:pPr>
            <w:pStyle w:val="44"/>
            <w:tabs>
              <w:tab w:val="left" w:pos="840"/>
              <w:tab w:val="right" w:leader="dot" w:pos="10097"/>
            </w:tabs>
            <w:ind w:left="400"/>
            <w:rPr>
              <w:rFonts w:asciiTheme="minorHAnsi" w:hAnsiTheme="minorHAnsi" w:eastAsiaTheme="minorEastAsia" w:cstheme="minorBidi"/>
              <w:sz w:val="22"/>
              <w:szCs w:val="22"/>
            </w:rPr>
          </w:pPr>
          <w:r>
            <w:fldChar w:fldCharType="begin"/>
          </w:r>
          <w:r>
            <w:instrText xml:space="preserve"> HYPERLINK \l "_Toc124153928" </w:instrText>
          </w:r>
          <w:r>
            <w:fldChar w:fldCharType="separate"/>
          </w:r>
          <w:r>
            <w:rPr>
              <w:rStyle w:val="59"/>
              <w:rFonts w:ascii="微软雅黑" w:hAnsi="微软雅黑" w:eastAsia="微软雅黑" w:cs="微软雅黑"/>
            </w:rPr>
            <w:t>6.</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项目变更</w:t>
          </w:r>
          <w:r>
            <w:rPr>
              <w:rStyle w:val="59"/>
              <w:rFonts w:ascii="微软雅黑" w:hAnsi="微软雅黑" w:eastAsia="微软雅黑" w:cs="微软雅黑"/>
            </w:rPr>
            <w:t>&amp;</w:t>
          </w:r>
          <w:r>
            <w:rPr>
              <w:rStyle w:val="59"/>
              <w:rFonts w:hint="eastAsia" w:ascii="微软雅黑" w:hAnsi="微软雅黑" w:eastAsia="微软雅黑" w:cs="微软雅黑"/>
            </w:rPr>
            <w:t>风险管理</w:t>
          </w:r>
          <w:r>
            <w:tab/>
          </w:r>
          <w:r>
            <w:fldChar w:fldCharType="begin"/>
          </w:r>
          <w:r>
            <w:instrText xml:space="preserve"> PAGEREF _Toc124153928 \h </w:instrText>
          </w:r>
          <w:r>
            <w:fldChar w:fldCharType="separate"/>
          </w:r>
          <w:r>
            <w:t>41</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"_Toc124153929" </w:instrText>
          </w:r>
          <w:r>
            <w:fldChar w:fldCharType="separate"/>
          </w:r>
          <w:r>
            <w:rPr>
              <w:rStyle w:val="59"/>
              <w:rFonts w:ascii="微软雅黑" w:hAnsi="微软雅黑" w:eastAsia="微软雅黑" w:cs="微软雅黑"/>
            </w:rPr>
            <w:t>6.1.</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项目变更管理</w:t>
          </w:r>
          <w:r>
            <w:tab/>
          </w:r>
          <w:r>
            <w:fldChar w:fldCharType="begin"/>
          </w:r>
          <w:r>
            <w:instrText xml:space="preserve"> PAGEREF _Toc124153929 \h </w:instrText>
          </w:r>
          <w:r>
            <w:fldChar w:fldCharType="separate"/>
          </w:r>
          <w:r>
            <w:t>41</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"_Toc124153930" </w:instrText>
          </w:r>
          <w:r>
            <w:fldChar w:fldCharType="separate"/>
          </w:r>
          <w:r>
            <w:rPr>
              <w:rStyle w:val="59"/>
              <w:rFonts w:ascii="微软雅黑" w:hAnsi="微软雅黑" w:eastAsia="微软雅黑" w:cs="微软雅黑"/>
            </w:rPr>
            <w:t>6.2.</w:t>
          </w:r>
          <w:r>
            <w:rPr>
              <w:rFonts w:asciiTheme="minorHAnsi" w:hAnsiTheme="minorHAnsi" w:eastAsiaTheme="minorEastAsia" w:cstheme="minorBidi"/>
              <w:sz w:val="22"/>
              <w:szCs w:val="22"/>
            </w:rPr>
            <w:tab/>
          </w:r>
          <w:r>
            <w:rPr>
              <w:rStyle w:val="59"/>
              <w:rFonts w:hint="eastAsia" w:ascii="微软雅黑" w:hAnsi="微软雅黑" w:eastAsia="微软雅黑" w:cs="微软雅黑"/>
            </w:rPr>
            <w:t>项目风险管理</w:t>
          </w:r>
          <w:r>
            <w:tab/>
          </w:r>
          <w:r>
            <w:fldChar w:fldCharType="begin"/>
          </w:r>
          <w:r>
            <w:instrText xml:space="preserve"> PAGEREF _Toc124153930 \h </w:instrText>
          </w:r>
          <w:r>
            <w:fldChar w:fldCharType="separate"/>
          </w:r>
          <w:r>
            <w:t>41</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"_Toc124153931" </w:instrText>
          </w:r>
          <w:r>
            <w:fldChar w:fldCharType="separate"/>
          </w:r>
          <w:r>
            <w:rPr>
              <w:rStyle w:val="59"/>
              <w:rFonts w:ascii="微软雅黑" w:hAnsi="微软雅黑" w:eastAsia="微软雅黑" w:cs="微软雅黑"/>
            </w:rPr>
            <w:t>6.2.1.</w:t>
          </w:r>
          <w:r>
            <w:rPr>
              <w:rFonts w:asciiTheme="minorHAnsi" w:hAnsiTheme="minorHAnsi" w:eastAsiaTheme="minorEastAsia" w:cstheme="minorBidi"/>
              <w:sz w:val="22"/>
              <w:szCs w:val="22"/>
            </w:rPr>
            <w:tab/>
          </w:r>
          <w:r>
            <w:rPr>
              <w:rStyle w:val="59"/>
              <w:rFonts w:hint="eastAsia" w:ascii="微软雅黑" w:hAnsi="微软雅黑" w:eastAsia="微软雅黑" w:cs="微软雅黑"/>
            </w:rPr>
            <w:t>风险管理的处理流程</w:t>
          </w:r>
          <w:r>
            <w:tab/>
          </w:r>
          <w:r>
            <w:fldChar w:fldCharType="begin"/>
          </w:r>
          <w:r>
            <w:instrText xml:space="preserve"> PAGEREF _Toc124153931 \h </w:instrText>
          </w:r>
          <w:r>
            <w:fldChar w:fldCharType="separate"/>
          </w:r>
          <w:r>
            <w:t>41</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"_Toc124153932" </w:instrText>
          </w:r>
          <w:r>
            <w:fldChar w:fldCharType="separate"/>
          </w:r>
          <w:r>
            <w:rPr>
              <w:rStyle w:val="59"/>
              <w:rFonts w:ascii="微软雅黑" w:hAnsi="微软雅黑" w:eastAsia="微软雅黑" w:cs="微软雅黑"/>
            </w:rPr>
            <w:t>6.2.2.</w:t>
          </w:r>
          <w:r>
            <w:rPr>
              <w:rFonts w:asciiTheme="minorHAnsi" w:hAnsiTheme="minorHAnsi" w:eastAsiaTheme="minorEastAsia" w:cstheme="minorBidi"/>
              <w:sz w:val="22"/>
              <w:szCs w:val="22"/>
            </w:rPr>
            <w:tab/>
          </w:r>
          <w:r>
            <w:rPr>
              <w:rStyle w:val="59"/>
              <w:rFonts w:hint="eastAsia" w:ascii="微软雅黑" w:hAnsi="微软雅黑" w:eastAsia="微软雅黑" w:cs="微软雅黑"/>
            </w:rPr>
            <w:t>常见风险事件及应对</w:t>
          </w:r>
          <w:r>
            <w:tab/>
          </w:r>
          <w:r>
            <w:fldChar w:fldCharType="begin"/>
          </w:r>
          <w:r>
            <w:instrText xml:space="preserve"> PAGEREF _Toc124153932 \h </w:instrText>
          </w:r>
          <w:r>
            <w:fldChar w:fldCharType="separate"/>
          </w:r>
          <w:r>
            <w:t>42</w:t>
          </w:r>
          <w:r>
            <w:fldChar w:fldCharType="end"/>
          </w:r>
          <w:r>
            <w:fldChar w:fldCharType="end"/>
          </w:r>
        </w:p>
        <w:p>
          <w:pPr>
            <w:pStyle w:val="44"/>
            <w:tabs>
              <w:tab w:val="left" w:pos="840"/>
              <w:tab w:val="right" w:leader="dot" w:pos="10097"/>
            </w:tabs>
            <w:ind w:left="400"/>
            <w:rPr>
              <w:rFonts w:asciiTheme="minorHAnsi" w:hAnsiTheme="minorHAnsi" w:eastAsiaTheme="minorEastAsia" w:cstheme="minorBidi"/>
              <w:sz w:val="22"/>
              <w:szCs w:val="22"/>
            </w:rPr>
          </w:pPr>
          <w:r>
            <w:fldChar w:fldCharType="begin"/>
          </w:r>
          <w:r>
            <w:instrText xml:space="preserve"> HYPERLINK \l "_Toc124153933" </w:instrText>
          </w:r>
          <w:r>
            <w:fldChar w:fldCharType="separate"/>
          </w:r>
          <w:r>
            <w:rPr>
              <w:rStyle w:val="59"/>
              <w:rFonts w:ascii="微软雅黑" w:hAnsi="微软雅黑" w:eastAsia="微软雅黑" w:cs="微软雅黑"/>
            </w:rPr>
            <w:t>7.</w:t>
          </w:r>
          <w:r>
            <w:rPr>
              <w:rFonts w:asciiTheme="minorHAnsi" w:hAnsiTheme="minorHAnsi" w:eastAsiaTheme="minorEastAsia" w:cstheme="minorBidi"/>
              <w:sz w:val="22"/>
              <w:szCs w:val="22"/>
            </w:rPr>
            <w:tab/>
          </w:r>
          <w:r>
            <w:rPr>
              <w:rStyle w:val="59"/>
              <w:rFonts w:hint="eastAsia" w:ascii="微软雅黑" w:hAnsi="微软雅黑" w:eastAsia="微软雅黑" w:cs="微软雅黑"/>
            </w:rPr>
            <w:t>验收</w:t>
          </w:r>
          <w:r>
            <w:tab/>
          </w:r>
          <w:r>
            <w:fldChar w:fldCharType="begin"/>
          </w:r>
          <w:r>
            <w:instrText xml:space="preserve"> PAGEREF _Toc124153933 \h </w:instrText>
          </w:r>
          <w:r>
            <w:fldChar w:fldCharType="separate"/>
          </w:r>
          <w:r>
            <w:t>43</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"_Toc124153934" </w:instrText>
          </w:r>
          <w:r>
            <w:fldChar w:fldCharType="separate"/>
          </w:r>
          <w:r>
            <w:rPr>
              <w:rStyle w:val="59"/>
              <w:rFonts w:ascii="微软雅黑" w:hAnsi="微软雅黑" w:eastAsia="微软雅黑" w:cs="微软雅黑"/>
            </w:rPr>
            <w:t>7.1.</w:t>
          </w:r>
          <w:r>
            <w:rPr>
              <w:rFonts w:asciiTheme="minorHAnsi" w:hAnsiTheme="minorHAnsi" w:eastAsiaTheme="minorEastAsia" w:cstheme="minorBidi"/>
              <w:sz w:val="22"/>
              <w:szCs w:val="22"/>
            </w:rPr>
            <w:tab/>
          </w:r>
          <w:r>
            <w:rPr>
              <w:rStyle w:val="59"/>
              <w:rFonts w:hint="eastAsia" w:ascii="微软雅黑" w:hAnsi="微软雅黑" w:eastAsia="微软雅黑" w:cs="微软雅黑"/>
            </w:rPr>
            <w:t>验收方式</w:t>
          </w:r>
          <w:r>
            <w:tab/>
          </w:r>
          <w:r>
            <w:fldChar w:fldCharType="begin"/>
          </w:r>
          <w:r>
            <w:instrText xml:space="preserve"> PAGEREF _Toc124153934 \h </w:instrText>
          </w:r>
          <w:r>
            <w:fldChar w:fldCharType="separate"/>
          </w:r>
          <w:r>
            <w:t>43</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"_Toc124153935" </w:instrText>
          </w:r>
          <w:r>
            <w:fldChar w:fldCharType="separate"/>
          </w:r>
          <w:r>
            <w:rPr>
              <w:rStyle w:val="59"/>
              <w:rFonts w:ascii="微软雅黑" w:hAnsi="微软雅黑" w:eastAsia="微软雅黑" w:cs="微软雅黑"/>
            </w:rPr>
            <w:t>7.2.</w:t>
          </w:r>
          <w:r>
            <w:rPr>
              <w:rFonts w:asciiTheme="minorHAnsi" w:hAnsiTheme="minorHAnsi" w:eastAsiaTheme="minorEastAsia" w:cstheme="minorBidi"/>
              <w:sz w:val="22"/>
              <w:szCs w:val="22"/>
            </w:rPr>
            <w:tab/>
          </w:r>
          <w:r>
            <w:rPr>
              <w:rStyle w:val="59"/>
              <w:rFonts w:hint="eastAsia" w:ascii="微软雅黑" w:hAnsi="微软雅黑" w:eastAsia="微软雅黑" w:cs="微软雅黑"/>
            </w:rPr>
            <w:t>技术方案蓝图验收</w:t>
          </w:r>
          <w:r>
            <w:tab/>
          </w:r>
          <w:r>
            <w:fldChar w:fldCharType="begin"/>
          </w:r>
          <w:r>
            <w:instrText xml:space="preserve"> PAGEREF _Toc124153935 \h </w:instrText>
          </w:r>
          <w:r>
            <w:fldChar w:fldCharType="separate"/>
          </w:r>
          <w:r>
            <w:t>43</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"_Toc124153936" </w:instrText>
          </w:r>
          <w:r>
            <w:fldChar w:fldCharType="separate"/>
          </w:r>
          <w:r>
            <w:rPr>
              <w:rStyle w:val="59"/>
              <w:rFonts w:ascii="微软雅黑" w:hAnsi="微软雅黑" w:eastAsia="微软雅黑" w:cs="微软雅黑"/>
            </w:rPr>
            <w:t>7.3.</w:t>
          </w:r>
          <w:r>
            <w:rPr>
              <w:rFonts w:asciiTheme="minorHAnsi" w:hAnsiTheme="minorHAnsi" w:eastAsiaTheme="minorEastAsia" w:cstheme="minorBidi"/>
              <w:sz w:val="22"/>
              <w:szCs w:val="22"/>
            </w:rPr>
            <w:tab/>
          </w:r>
          <w:r>
            <w:rPr>
              <w:rStyle w:val="59"/>
              <w:rFonts w:hint="eastAsia" w:ascii="微软雅黑" w:hAnsi="微软雅黑" w:eastAsia="微软雅黑" w:cs="微软雅黑"/>
            </w:rPr>
            <w:t>功能</w:t>
          </w:r>
          <w:r>
            <w:rPr>
              <w:rStyle w:val="59"/>
              <w:rFonts w:ascii="微软雅黑" w:hAnsi="微软雅黑" w:eastAsia="微软雅黑" w:cs="微软雅黑"/>
            </w:rPr>
            <w:t>UAT</w:t>
          </w:r>
          <w:r>
            <w:rPr>
              <w:rStyle w:val="59"/>
              <w:rFonts w:hint="eastAsia" w:ascii="微软雅黑" w:hAnsi="微软雅黑" w:eastAsia="微软雅黑" w:cs="微软雅黑"/>
            </w:rPr>
            <w:t>测试及用户培训验收</w:t>
          </w:r>
          <w:r>
            <w:tab/>
          </w:r>
          <w:r>
            <w:fldChar w:fldCharType="begin"/>
          </w:r>
          <w:r>
            <w:instrText xml:space="preserve"> PAGEREF _Toc124153936 \h </w:instrText>
          </w:r>
          <w:r>
            <w:fldChar w:fldCharType="separate"/>
          </w:r>
          <w:r>
            <w:t>44</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"_Toc124153937" </w:instrText>
          </w:r>
          <w:r>
            <w:fldChar w:fldCharType="separate"/>
          </w:r>
          <w:r>
            <w:rPr>
              <w:rStyle w:val="59"/>
              <w:rFonts w:ascii="微软雅黑" w:hAnsi="微软雅黑" w:eastAsia="微软雅黑" w:cs="微软雅黑"/>
            </w:rPr>
            <w:t>7.4.</w:t>
          </w:r>
          <w:r>
            <w:rPr>
              <w:rFonts w:asciiTheme="minorHAnsi" w:hAnsiTheme="minorHAnsi" w:eastAsiaTheme="minorEastAsia" w:cstheme="minorBidi"/>
              <w:sz w:val="22"/>
              <w:szCs w:val="22"/>
            </w:rPr>
            <w:tab/>
          </w:r>
          <w:r>
            <w:rPr>
              <w:rStyle w:val="59"/>
              <w:rFonts w:hint="eastAsia" w:ascii="微软雅黑" w:hAnsi="微软雅黑" w:eastAsia="微软雅黑" w:cs="微软雅黑"/>
            </w:rPr>
            <w:t>上线验收</w:t>
          </w:r>
          <w:r>
            <w:tab/>
          </w:r>
          <w:r>
            <w:fldChar w:fldCharType="begin"/>
          </w:r>
          <w:r>
            <w:instrText xml:space="preserve"> PAGEREF _Toc124153937 \h </w:instrText>
          </w:r>
          <w:r>
            <w:fldChar w:fldCharType="separate"/>
          </w:r>
          <w:r>
            <w:t>44</w:t>
          </w:r>
          <w:r>
            <w:fldChar w:fldCharType="end"/>
          </w:r>
          <w:r>
            <w:fldChar w:fldCharType="end"/>
          </w:r>
        </w:p>
        <w:p>
          <w:pPr>
            <w:pStyle w:val="44"/>
            <w:tabs>
              <w:tab w:val="left" w:pos="840"/>
              <w:tab w:val="right" w:leader="dot" w:pos="10097"/>
            </w:tabs>
            <w:ind w:left="400"/>
            <w:rPr>
              <w:rFonts w:asciiTheme="minorHAnsi" w:hAnsiTheme="minorHAnsi" w:eastAsiaTheme="minorEastAsia" w:cstheme="minorBidi"/>
              <w:sz w:val="22"/>
              <w:szCs w:val="22"/>
            </w:rPr>
          </w:pPr>
          <w:r>
            <w:fldChar w:fldCharType="begin"/>
          </w:r>
          <w:r>
            <w:instrText xml:space="preserve"> HYPERLINK \l "_Toc124153938" </w:instrText>
          </w:r>
          <w:r>
            <w:fldChar w:fldCharType="separate"/>
          </w:r>
          <w:r>
            <w:rPr>
              <w:rStyle w:val="59"/>
              <w:rFonts w:ascii="微软雅黑" w:hAnsi="微软雅黑" w:eastAsia="微软雅黑" w:cs="微软雅黑"/>
            </w:rPr>
            <w:t>8.</w:t>
          </w:r>
          <w:r>
            <w:rPr>
              <w:rFonts w:asciiTheme="minorHAnsi" w:hAnsiTheme="minorHAnsi" w:eastAsiaTheme="minorEastAsia" w:cstheme="minorBidi"/>
              <w:sz w:val="22"/>
              <w:szCs w:val="22"/>
            </w:rPr>
            <w:tab/>
          </w:r>
          <w:r>
            <w:rPr>
              <w:rStyle w:val="59"/>
              <w:rFonts w:hint="eastAsia" w:ascii="微软雅黑" w:hAnsi="微软雅黑" w:eastAsia="微软雅黑" w:cs="微软雅黑"/>
            </w:rPr>
            <w:t>日常运维服务</w:t>
          </w:r>
          <w:r>
            <w:tab/>
          </w:r>
          <w:r>
            <w:fldChar w:fldCharType="begin"/>
          </w:r>
          <w:r>
            <w:instrText xml:space="preserve"> PAGEREF _Toc124153938 \h </w:instrText>
          </w:r>
          <w:r>
            <w:fldChar w:fldCharType="separate"/>
          </w:r>
          <w:r>
            <w:t>45</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"_Toc124153939" </w:instrText>
          </w:r>
          <w:r>
            <w:fldChar w:fldCharType="separate"/>
          </w:r>
          <w:r>
            <w:rPr>
              <w:rStyle w:val="59"/>
              <w:rFonts w:ascii="微软雅黑" w:hAnsi="微软雅黑" w:eastAsia="微软雅黑" w:cs="微软雅黑"/>
              <w:bCs/>
              <w:spacing w:val="24"/>
              <w:kern w:val="24"/>
              <w:lang w:val="en-GB"/>
            </w:rPr>
            <w:t>8.1.</w:t>
          </w:r>
          <w:r>
            <w:rPr>
              <w:rFonts w:asciiTheme="minorHAnsi" w:hAnsiTheme="minorHAnsi" w:eastAsiaTheme="minorEastAsia" w:cstheme="minorBidi"/>
              <w:sz w:val="22"/>
              <w:szCs w:val="22"/>
            </w:rPr>
            <w:tab/>
          </w:r>
          <w:r>
            <w:rPr>
              <w:rStyle w:val="59"/>
              <w:rFonts w:hint="eastAsia" w:ascii="微软雅黑" w:hAnsi="微软雅黑" w:eastAsia="微软雅黑" w:cs="微软雅黑"/>
              <w:bCs/>
              <w:spacing w:val="24"/>
              <w:kern w:val="24"/>
              <w:lang w:val="en-GB"/>
            </w:rPr>
            <w:t>质量保证</w:t>
          </w:r>
          <w:r>
            <w:tab/>
          </w:r>
          <w:r>
            <w:fldChar w:fldCharType="begin"/>
          </w:r>
          <w:r>
            <w:instrText xml:space="preserve"> PAGEREF _Toc124153939 \h </w:instrText>
          </w:r>
          <w:r>
            <w:fldChar w:fldCharType="separate"/>
          </w:r>
          <w:r>
            <w:t>45</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"_Toc124153940" </w:instrText>
          </w:r>
          <w:r>
            <w:fldChar w:fldCharType="separate"/>
          </w:r>
          <w:r>
            <w:rPr>
              <w:rStyle w:val="59"/>
              <w:rFonts w:ascii="微软雅黑" w:hAnsi="微软雅黑" w:eastAsia="微软雅黑" w:cs="微软雅黑"/>
              <w:bCs/>
              <w:spacing w:val="24"/>
              <w:kern w:val="24"/>
              <w:lang w:val="en-GB"/>
            </w:rPr>
            <w:t>8.2.</w:t>
          </w:r>
          <w:r>
            <w:rPr>
              <w:rFonts w:asciiTheme="minorHAnsi" w:hAnsiTheme="minorHAnsi" w:eastAsiaTheme="minorEastAsia" w:cstheme="minorBidi"/>
              <w:sz w:val="22"/>
              <w:szCs w:val="22"/>
            </w:rPr>
            <w:tab/>
          </w:r>
          <w:r>
            <w:rPr>
              <w:rStyle w:val="59"/>
              <w:rFonts w:hint="eastAsia" w:ascii="微软雅黑" w:hAnsi="微软雅黑" w:eastAsia="微软雅黑" w:cs="微软雅黑"/>
              <w:bCs/>
              <w:spacing w:val="24"/>
              <w:kern w:val="24"/>
              <w:lang w:val="en-GB"/>
            </w:rPr>
            <w:t>服务申请程序</w:t>
          </w:r>
          <w:r>
            <w:tab/>
          </w:r>
          <w:r>
            <w:fldChar w:fldCharType="begin"/>
          </w:r>
          <w:r>
            <w:instrText xml:space="preserve"> PAGEREF _Toc124153940 \h </w:instrText>
          </w:r>
          <w:r>
            <w:fldChar w:fldCharType="separate"/>
          </w:r>
          <w:r>
            <w:t>45</w:t>
          </w:r>
          <w:r>
            <w:fldChar w:fldCharType="end"/>
          </w:r>
          <w:r>
            <w:fldChar w:fldCharType="end"/>
          </w:r>
        </w:p>
        <w:p>
          <w:pPr>
            <w:pStyle w:val="27"/>
            <w:tabs>
              <w:tab w:val="left" w:pos="2016"/>
              <w:tab w:val="right" w:leader="dot" w:pos="10097"/>
            </w:tabs>
            <w:ind w:left="800"/>
            <w:rPr>
              <w:rFonts w:asciiTheme="minorHAnsi" w:hAnsiTheme="minorHAnsi" w:eastAsiaTheme="minorEastAsia" w:cstheme="minorBidi"/>
              <w:sz w:val="22"/>
              <w:szCs w:val="22"/>
            </w:rPr>
          </w:pPr>
          <w:r>
            <w:fldChar w:fldCharType="begin"/>
          </w:r>
          <w:r>
            <w:instrText xml:space="preserve"> HYPERLINK \l "_Toc124153941" </w:instrText>
          </w:r>
          <w:r>
            <w:fldChar w:fldCharType="separate"/>
          </w:r>
          <w:r>
            <w:rPr>
              <w:rStyle w:val="59"/>
              <w:rFonts w:ascii="微软雅黑" w:hAnsi="微软雅黑" w:eastAsia="微软雅黑" w:cs="微软雅黑"/>
              <w:bCs/>
              <w:spacing w:val="24"/>
              <w:kern w:val="24"/>
              <w:lang w:val="en-GB"/>
            </w:rPr>
            <w:t>8.3.</w:t>
          </w:r>
          <w:r>
            <w:rPr>
              <w:rFonts w:asciiTheme="minorHAnsi" w:hAnsiTheme="minorHAnsi" w:eastAsiaTheme="minorEastAsia" w:cstheme="minorBidi"/>
              <w:sz w:val="22"/>
              <w:szCs w:val="22"/>
            </w:rPr>
            <w:tab/>
          </w:r>
          <w:r>
            <w:rPr>
              <w:rStyle w:val="59"/>
              <w:rFonts w:hint="eastAsia" w:ascii="微软雅黑" w:hAnsi="微软雅黑" w:eastAsia="微软雅黑" w:cs="微软雅黑"/>
              <w:bCs/>
              <w:spacing w:val="24"/>
              <w:kern w:val="24"/>
              <w:lang w:val="en-GB"/>
            </w:rPr>
            <w:t>系统服务记录单</w:t>
          </w:r>
          <w:r>
            <w:tab/>
          </w:r>
          <w:r>
            <w:fldChar w:fldCharType="begin"/>
          </w:r>
          <w:r>
            <w:instrText xml:space="preserve"> PAGEREF _Toc124153941 \h </w:instrText>
          </w:r>
          <w:r>
            <w:fldChar w:fldCharType="separate"/>
          </w:r>
          <w:r>
            <w:t>46</w:t>
          </w:r>
          <w:r>
            <w:fldChar w:fldCharType="end"/>
          </w:r>
          <w:r>
            <w:fldChar w:fldCharType="end"/>
          </w:r>
        </w:p>
        <w:p>
          <w:pPr>
            <w:rPr>
              <w:rFonts w:ascii="微软雅黑" w:hAnsi="微软雅黑" w:eastAsia="微软雅黑" w:cs="微软雅黑"/>
            </w:rPr>
          </w:pPr>
          <w:r>
            <w:rPr>
              <w:rFonts w:hint="eastAsia" w:ascii="微软雅黑" w:hAnsi="微软雅黑" w:eastAsia="微软雅黑" w:cs="微软雅黑"/>
              <w:b/>
              <w:bCs/>
              <w:lang w:val="zh-CN"/>
            </w:rPr>
            <w:fldChar w:fldCharType="end"/>
          </w:r>
        </w:p>
      </w:sdtContent>
    </w:sdt>
    <w:p>
      <w:pPr>
        <w:pStyle w:val="5"/>
        <w:numPr>
          <w:ilvl w:val="0"/>
          <w:numId w:val="17"/>
        </w:numPr>
        <w:pBdr>
          <w:top w:val="single" w:color="auto" w:sz="48" w:space="4"/>
        </w:pBdr>
        <w:rPr>
          <w:rFonts w:ascii="微软雅黑" w:hAnsi="微软雅黑" w:eastAsia="微软雅黑" w:cs="微软雅黑"/>
        </w:rPr>
        <w:sectPr>
          <w:footerReference r:id="rId5" w:type="even"/>
          <w:pgSz w:w="11907" w:h="16840"/>
          <w:pgMar w:top="907" w:right="720" w:bottom="1134" w:left="720" w:header="432" w:footer="432" w:gutter="360"/>
          <w:pgNumType w:fmt="numberInDash" w:start="1" w:chapStyle="1"/>
          <w:cols w:space="720" w:num="1"/>
          <w:titlePg/>
          <w:docGrid w:linePitch="272" w:charSpace="0"/>
        </w:sectPr>
      </w:pPr>
    </w:p>
    <w:p>
      <w:pPr>
        <w:pStyle w:val="5"/>
        <w:numPr>
          <w:ilvl w:val="0"/>
          <w:numId w:val="17"/>
        </w:numPr>
        <w:pBdr>
          <w:top w:val="single" w:color="auto" w:sz="48" w:space="4"/>
        </w:pBdr>
        <w:rPr>
          <w:rFonts w:ascii="微软雅黑" w:hAnsi="微软雅黑" w:eastAsia="微软雅黑" w:cs="微软雅黑"/>
        </w:rPr>
      </w:pPr>
      <w:bookmarkStart w:id="6" w:name="_Toc124153906"/>
      <w:r>
        <w:rPr>
          <w:rFonts w:hint="eastAsia" w:ascii="微软雅黑" w:hAnsi="微软雅黑" w:eastAsia="微软雅黑" w:cs="微软雅黑"/>
        </w:rPr>
        <w:t>文档说明</w:t>
      </w:r>
      <w:bookmarkEnd w:id="1"/>
      <w:bookmarkEnd w:id="2"/>
      <w:bookmarkEnd w:id="3"/>
      <w:bookmarkEnd w:id="6"/>
    </w:p>
    <w:p>
      <w:pPr>
        <w:pStyle w:val="4"/>
        <w:spacing w:line="360" w:lineRule="auto"/>
        <w:ind w:left="0" w:firstLine="425"/>
        <w:rPr>
          <w:rFonts w:ascii="微软雅黑" w:hAnsi="微软雅黑" w:eastAsia="微软雅黑" w:cs="微软雅黑"/>
          <w:sz w:val="24"/>
          <w:szCs w:val="24"/>
        </w:rPr>
      </w:pPr>
      <w:r>
        <w:rPr>
          <w:rFonts w:hint="eastAsia" w:ascii="微软雅黑" w:hAnsi="微软雅黑" w:eastAsia="微软雅黑" w:cs="微软雅黑"/>
          <w:b/>
          <w:sz w:val="24"/>
          <w:szCs w:val="24"/>
        </w:rPr>
        <w:t>实施任务工作说明书(SOW，Statement of Work)</w:t>
      </w:r>
      <w:r>
        <w:rPr>
          <w:rFonts w:hint="eastAsia" w:ascii="微软雅黑" w:hAnsi="微软雅黑" w:eastAsia="微软雅黑" w:cs="微软雅黑"/>
          <w:sz w:val="24"/>
          <w:szCs w:val="24"/>
        </w:rPr>
        <w:t>主要说明</w:t>
      </w:r>
      <w:r>
        <w:rPr>
          <w:rFonts w:hint="eastAsia" w:ascii="微软雅黑" w:hAnsi="微软雅黑" w:eastAsia="微软雅黑" w:cs="微软雅黑"/>
          <w:sz w:val="24"/>
          <w:szCs w:val="24"/>
          <w:u w:val="single"/>
        </w:rPr>
        <w:t>上海科箭软件科技有限公司</w:t>
      </w:r>
      <w:r>
        <w:rPr>
          <w:rFonts w:hint="eastAsia" w:ascii="微软雅黑" w:hAnsi="微软雅黑" w:eastAsia="微软雅黑" w:cs="微软雅黑"/>
          <w:sz w:val="24"/>
          <w:szCs w:val="24"/>
        </w:rPr>
        <w:t xml:space="preserve"> (乙方)为所实施的</w:t>
      </w:r>
      <w:r>
        <w:rPr>
          <w:rFonts w:hint="eastAsia" w:ascii="微软雅黑" w:hAnsi="微软雅黑" w:eastAsia="微软雅黑" w:cs="微软雅黑"/>
          <w:sz w:val="24"/>
          <w:szCs w:val="24"/>
          <w:u w:val="single"/>
        </w:rPr>
        <w:t>今麦郎食品股份有限公司</w:t>
      </w:r>
      <w:r>
        <w:rPr>
          <w:rFonts w:hint="eastAsia" w:ascii="微软雅黑" w:hAnsi="微软雅黑" w:eastAsia="微软雅黑" w:cs="微软雅黑"/>
          <w:sz w:val="24"/>
          <w:szCs w:val="24"/>
        </w:rPr>
        <w:t>（甲方）的</w:t>
      </w:r>
      <w:r>
        <w:rPr>
          <w:rFonts w:hint="eastAsia" w:ascii="微软雅黑" w:hAnsi="微软雅黑" w:eastAsia="微软雅黑" w:cs="微软雅黑"/>
          <w:sz w:val="24"/>
          <w:szCs w:val="24"/>
          <w:u w:val="single"/>
        </w:rPr>
        <w:t>集成供应链项目集</w:t>
      </w:r>
      <w:r>
        <w:rPr>
          <w:rFonts w:hint="eastAsia" w:ascii="微软雅黑" w:hAnsi="微软雅黑" w:eastAsia="微软雅黑" w:cs="微软雅黑"/>
          <w:sz w:val="24"/>
          <w:szCs w:val="24"/>
        </w:rPr>
        <w:t>的如下内容：</w:t>
      </w:r>
    </w:p>
    <w:p>
      <w:pPr>
        <w:pStyle w:val="4"/>
        <w:numPr>
          <w:ilvl w:val="0"/>
          <w:numId w:val="18"/>
        </w:numPr>
        <w:spacing w:line="360" w:lineRule="auto"/>
        <w:rPr>
          <w:rFonts w:ascii="微软雅黑" w:hAnsi="微软雅黑" w:eastAsia="微软雅黑" w:cs="微软雅黑"/>
          <w:sz w:val="24"/>
          <w:szCs w:val="24"/>
        </w:rPr>
      </w:pPr>
      <w:r>
        <w:rPr>
          <w:rFonts w:hint="eastAsia" w:ascii="微软雅黑" w:hAnsi="微软雅黑" w:eastAsia="微软雅黑" w:cs="微软雅黑"/>
          <w:sz w:val="24"/>
          <w:szCs w:val="24"/>
        </w:rPr>
        <w:t>项目背景，需求，范围描述</w:t>
      </w:r>
    </w:p>
    <w:p>
      <w:pPr>
        <w:pStyle w:val="4"/>
        <w:numPr>
          <w:ilvl w:val="0"/>
          <w:numId w:val="18"/>
        </w:numPr>
        <w:spacing w:line="360" w:lineRule="auto"/>
        <w:rPr>
          <w:rFonts w:ascii="微软雅黑" w:hAnsi="微软雅黑" w:eastAsia="微软雅黑" w:cs="微软雅黑"/>
          <w:sz w:val="24"/>
          <w:szCs w:val="24"/>
        </w:rPr>
      </w:pPr>
      <w:r>
        <w:rPr>
          <w:rFonts w:hint="eastAsia" w:ascii="微软雅黑" w:hAnsi="微软雅黑" w:eastAsia="微软雅黑" w:cs="微软雅黑"/>
          <w:sz w:val="24"/>
          <w:szCs w:val="24"/>
        </w:rPr>
        <w:t>项目实施的软件产品功能描述</w:t>
      </w:r>
    </w:p>
    <w:p>
      <w:pPr>
        <w:pStyle w:val="4"/>
        <w:numPr>
          <w:ilvl w:val="0"/>
          <w:numId w:val="18"/>
        </w:numPr>
        <w:spacing w:line="360" w:lineRule="auto"/>
        <w:rPr>
          <w:rFonts w:ascii="微软雅黑" w:hAnsi="微软雅黑" w:eastAsia="微软雅黑" w:cs="微软雅黑"/>
          <w:sz w:val="24"/>
          <w:szCs w:val="24"/>
        </w:rPr>
      </w:pPr>
      <w:r>
        <w:rPr>
          <w:rFonts w:hint="eastAsia" w:ascii="微软雅黑" w:hAnsi="微软雅黑" w:eastAsia="微软雅黑" w:cs="微软雅黑"/>
          <w:sz w:val="24"/>
          <w:szCs w:val="24"/>
        </w:rPr>
        <w:t>项目实施交付物定义</w:t>
      </w:r>
    </w:p>
    <w:p>
      <w:pPr>
        <w:pStyle w:val="4"/>
        <w:numPr>
          <w:ilvl w:val="0"/>
          <w:numId w:val="18"/>
        </w:numPr>
        <w:spacing w:line="360" w:lineRule="auto"/>
        <w:rPr>
          <w:rFonts w:ascii="微软雅黑" w:hAnsi="微软雅黑" w:eastAsia="微软雅黑" w:cs="微软雅黑"/>
          <w:sz w:val="24"/>
          <w:szCs w:val="24"/>
        </w:rPr>
      </w:pPr>
      <w:r>
        <w:rPr>
          <w:rFonts w:hint="eastAsia" w:ascii="微软雅黑" w:hAnsi="微软雅黑" w:eastAsia="微软雅黑" w:cs="微软雅黑"/>
          <w:sz w:val="24"/>
          <w:szCs w:val="24"/>
        </w:rPr>
        <w:t>项目计划定义</w:t>
      </w:r>
    </w:p>
    <w:p>
      <w:pPr>
        <w:pStyle w:val="4"/>
        <w:numPr>
          <w:ilvl w:val="0"/>
          <w:numId w:val="18"/>
        </w:numPr>
        <w:spacing w:line="360" w:lineRule="auto"/>
        <w:rPr>
          <w:rFonts w:ascii="微软雅黑" w:hAnsi="微软雅黑" w:eastAsia="微软雅黑" w:cs="微软雅黑"/>
          <w:sz w:val="24"/>
          <w:szCs w:val="24"/>
        </w:rPr>
      </w:pPr>
      <w:r>
        <w:rPr>
          <w:rFonts w:hint="eastAsia" w:ascii="微软雅黑" w:hAnsi="微软雅黑" w:eastAsia="微软雅黑" w:cs="微软雅黑"/>
          <w:sz w:val="24"/>
          <w:szCs w:val="24"/>
        </w:rPr>
        <w:t>项目职责定义</w:t>
      </w:r>
    </w:p>
    <w:p>
      <w:pPr>
        <w:pStyle w:val="4"/>
        <w:numPr>
          <w:ilvl w:val="0"/>
          <w:numId w:val="18"/>
        </w:numPr>
        <w:spacing w:line="360" w:lineRule="auto"/>
        <w:rPr>
          <w:rFonts w:ascii="微软雅黑" w:hAnsi="微软雅黑" w:eastAsia="微软雅黑" w:cs="微软雅黑"/>
          <w:sz w:val="24"/>
          <w:szCs w:val="24"/>
        </w:rPr>
      </w:pPr>
      <w:r>
        <w:rPr>
          <w:rFonts w:hint="eastAsia" w:ascii="微软雅黑" w:hAnsi="微软雅黑" w:eastAsia="微软雅黑" w:cs="微软雅黑"/>
          <w:sz w:val="24"/>
          <w:szCs w:val="24"/>
        </w:rPr>
        <w:t>项目验收定义</w:t>
      </w:r>
    </w:p>
    <w:p>
      <w:pPr>
        <w:pStyle w:val="4"/>
        <w:numPr>
          <w:ilvl w:val="0"/>
          <w:numId w:val="18"/>
        </w:numPr>
        <w:spacing w:line="360" w:lineRule="auto"/>
        <w:rPr>
          <w:rFonts w:ascii="微软雅黑" w:hAnsi="微软雅黑" w:eastAsia="微软雅黑" w:cs="微软雅黑"/>
          <w:sz w:val="24"/>
          <w:szCs w:val="24"/>
        </w:rPr>
      </w:pPr>
      <w:r>
        <w:rPr>
          <w:rFonts w:hint="eastAsia" w:ascii="微软雅黑" w:hAnsi="微软雅黑" w:eastAsia="微软雅黑" w:cs="微软雅黑"/>
          <w:sz w:val="24"/>
          <w:szCs w:val="24"/>
        </w:rPr>
        <w:t>运维服务定义</w:t>
      </w:r>
    </w:p>
    <w:p>
      <w:pPr>
        <w:pStyle w:val="4"/>
        <w:ind w:left="0"/>
        <w:jc w:val="both"/>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p>
      <w:pPr>
        <w:rPr>
          <w:rFonts w:ascii="微软雅黑" w:hAnsi="微软雅黑" w:eastAsia="微软雅黑" w:cs="微软雅黑"/>
        </w:rPr>
      </w:pPr>
    </w:p>
    <w:bookmarkEnd w:id="4"/>
    <w:bookmarkEnd w:id="5"/>
    <w:p>
      <w:pPr>
        <w:pStyle w:val="5"/>
        <w:numPr>
          <w:ilvl w:val="0"/>
          <w:numId w:val="17"/>
        </w:numPr>
        <w:pBdr>
          <w:top w:val="single" w:color="auto" w:sz="48" w:space="4"/>
        </w:pBdr>
        <w:rPr>
          <w:rFonts w:ascii="微软雅黑" w:hAnsi="微软雅黑" w:eastAsia="微软雅黑" w:cs="微软雅黑"/>
        </w:rPr>
      </w:pPr>
      <w:bookmarkStart w:id="7" w:name="_Toc519538801"/>
      <w:bookmarkStart w:id="8" w:name="_Toc510511632"/>
      <w:bookmarkStart w:id="9" w:name="_Toc139951402"/>
      <w:bookmarkStart w:id="10" w:name="_Toc124153907"/>
      <w:bookmarkStart w:id="11" w:name="_Toc74219371"/>
      <w:bookmarkStart w:id="12" w:name="_Toc99787248"/>
      <w:bookmarkStart w:id="13" w:name="_Toc86997484"/>
      <w:r>
        <w:rPr>
          <w:rFonts w:hint="eastAsia" w:ascii="微软雅黑" w:hAnsi="微软雅黑" w:eastAsia="微软雅黑" w:cs="微软雅黑"/>
        </w:rPr>
        <w:t>项目背景，需求，范围描述</w:t>
      </w:r>
      <w:bookmarkEnd w:id="7"/>
      <w:bookmarkEnd w:id="8"/>
      <w:bookmarkEnd w:id="9"/>
      <w:bookmarkEnd w:id="10"/>
      <w:bookmarkEnd w:id="11"/>
    </w:p>
    <w:p>
      <w:pPr>
        <w:pStyle w:val="6"/>
        <w:numPr>
          <w:ilvl w:val="1"/>
          <w:numId w:val="17"/>
        </w:numPr>
        <w:rPr>
          <w:rStyle w:val="92"/>
          <w:rFonts w:ascii="微软雅黑" w:hAnsi="微软雅黑" w:eastAsia="微软雅黑" w:cs="微软雅黑"/>
          <w:color w:val="auto"/>
          <w:sz w:val="28"/>
          <w:szCs w:val="28"/>
        </w:rPr>
      </w:pPr>
      <w:bookmarkStart w:id="14" w:name="_Toc124153908"/>
      <w:bookmarkStart w:id="15" w:name="_Toc510511633"/>
      <w:bookmarkStart w:id="16" w:name="_Toc74219372"/>
      <w:bookmarkStart w:id="17" w:name="_Toc519538802"/>
      <w:r>
        <w:rPr>
          <w:rStyle w:val="92"/>
          <w:rFonts w:hint="eastAsia" w:ascii="微软雅黑" w:hAnsi="微软雅黑" w:eastAsia="微软雅黑" w:cs="微软雅黑"/>
          <w:color w:val="auto"/>
          <w:sz w:val="28"/>
          <w:szCs w:val="28"/>
        </w:rPr>
        <w:t>项目背景</w:t>
      </w:r>
      <w:bookmarkEnd w:id="14"/>
    </w:p>
    <w:p>
      <w:pPr>
        <w:pStyle w:val="4"/>
        <w:spacing w:line="360" w:lineRule="auto"/>
        <w:ind w:left="0" w:firstLine="567"/>
        <w:rPr>
          <w:rFonts w:ascii="微软雅黑" w:hAnsi="微软雅黑" w:eastAsia="微软雅黑" w:cs="微软雅黑"/>
          <w:sz w:val="24"/>
          <w:szCs w:val="24"/>
        </w:rPr>
      </w:pPr>
      <w:r>
        <w:rPr>
          <w:rFonts w:hint="eastAsia" w:ascii="微软雅黑" w:hAnsi="微软雅黑" w:eastAsia="微软雅黑" w:cs="微软雅黑"/>
          <w:sz w:val="24"/>
          <w:szCs w:val="24"/>
        </w:rPr>
        <w:t>今麦郎集团于1994年成立，现年销售额超200亿元。其产品覆盖方便面、挂面、休闲食品、面粉、饮品等。经过28年的发展，今麦郎已经成为集研发、生产、销售于一体的现代化大型综合食品企业集团。公司产品远销美国、加拿大、澳大利亚、韩国、日本等海外36个国家和地区。年方便面生产能力120亿份，日处理小麦5500吨，年转化小麦180万吨的庞大生产规模，位居世界同行业前六名，国内入围前三强。</w:t>
      </w:r>
    </w:p>
    <w:p>
      <w:pPr>
        <w:pStyle w:val="6"/>
        <w:numPr>
          <w:ilvl w:val="1"/>
          <w:numId w:val="17"/>
        </w:numPr>
        <w:rPr>
          <w:rStyle w:val="92"/>
          <w:rFonts w:ascii="微软雅黑" w:hAnsi="微软雅黑" w:eastAsia="微软雅黑" w:cs="微软雅黑"/>
          <w:color w:val="auto"/>
          <w:sz w:val="28"/>
          <w:szCs w:val="28"/>
        </w:rPr>
      </w:pPr>
      <w:bookmarkStart w:id="18" w:name="_Toc124153909"/>
      <w:r>
        <w:rPr>
          <w:rStyle w:val="92"/>
          <w:rFonts w:hint="eastAsia" w:ascii="微软雅黑" w:hAnsi="微软雅黑" w:eastAsia="微软雅黑" w:cs="微软雅黑"/>
          <w:color w:val="auto"/>
          <w:sz w:val="28"/>
          <w:szCs w:val="28"/>
        </w:rPr>
        <w:t>项目实施涉及的业务组织范围</w:t>
      </w:r>
      <w:bookmarkEnd w:id="15"/>
      <w:bookmarkEnd w:id="16"/>
      <w:bookmarkEnd w:id="17"/>
      <w:bookmarkEnd w:id="18"/>
      <w:bookmarkStart w:id="19" w:name="_Toc519538803"/>
      <w:bookmarkStart w:id="20" w:name="_Toc510511634"/>
      <w:bookmarkStart w:id="21" w:name="_Toc74219373"/>
    </w:p>
    <w:bookmarkEnd w:id="19"/>
    <w:bookmarkEnd w:id="20"/>
    <w:bookmarkEnd w:id="21"/>
    <w:p>
      <w:pPr>
        <w:pStyle w:val="4"/>
        <w:overflowPunct/>
        <w:autoSpaceDE/>
        <w:autoSpaceDN/>
        <w:adjustRightInd/>
        <w:spacing w:line="360" w:lineRule="auto"/>
        <w:ind w:left="42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项目实施范围</w:t>
      </w:r>
      <w:ins w:id="0" w:author="知足者常乐 [2]" w:date="2023-01-13T13:34:00Z">
        <w:r>
          <w:rPr>
            <w:rFonts w:hint="eastAsia" w:ascii="微软雅黑" w:hAnsi="微软雅黑" w:eastAsia="微软雅黑" w:cs="微软雅黑"/>
            <w:sz w:val="24"/>
            <w:szCs w:val="24"/>
          </w:rPr>
          <w:t>（具体视订单及设备情况而定）</w:t>
        </w:r>
      </w:ins>
    </w:p>
    <w:p>
      <w:pPr>
        <w:pStyle w:val="4"/>
        <w:numPr>
          <w:ilvl w:val="0"/>
          <w:numId w:val="19"/>
        </w:numPr>
        <w:overflowPunct/>
        <w:autoSpaceDE/>
        <w:autoSpaceDN/>
        <w:adjustRightInd/>
        <w:spacing w:line="36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集团级O</w:t>
      </w:r>
      <w:r>
        <w:rPr>
          <w:rFonts w:ascii="微软雅黑" w:hAnsi="微软雅黑" w:eastAsia="微软雅黑" w:cs="微软雅黑"/>
          <w:sz w:val="24"/>
          <w:szCs w:val="24"/>
        </w:rPr>
        <w:t>MS</w:t>
      </w:r>
      <w:r>
        <w:rPr>
          <w:rFonts w:hint="eastAsia" w:ascii="微软雅黑" w:hAnsi="微软雅黑" w:eastAsia="微软雅黑" w:cs="微软雅黑"/>
          <w:sz w:val="24"/>
          <w:szCs w:val="24"/>
        </w:rPr>
        <w:t>项目实施范围：今麦郎集团食品事业部、今麦郎集团饮品事业部</w:t>
      </w:r>
    </w:p>
    <w:p>
      <w:pPr>
        <w:pStyle w:val="4"/>
        <w:numPr>
          <w:ilvl w:val="0"/>
          <w:numId w:val="19"/>
        </w:numPr>
        <w:overflowPunct/>
        <w:autoSpaceDE/>
        <w:autoSpaceDN/>
        <w:adjustRightInd/>
        <w:spacing w:line="36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集团级W</w:t>
      </w:r>
      <w:r>
        <w:rPr>
          <w:rFonts w:ascii="微软雅黑" w:hAnsi="微软雅黑" w:eastAsia="微软雅黑" w:cs="微软雅黑"/>
          <w:sz w:val="24"/>
          <w:szCs w:val="24"/>
        </w:rPr>
        <w:t>MS</w:t>
      </w:r>
      <w:r>
        <w:rPr>
          <w:rFonts w:hint="eastAsia" w:ascii="微软雅黑" w:hAnsi="微软雅黑" w:eastAsia="微软雅黑" w:cs="微软雅黑"/>
          <w:sz w:val="24"/>
          <w:szCs w:val="24"/>
        </w:rPr>
        <w:t>项目实施范围：今麦郎集团食品事业部方便面、休闲、挂面、三个标杆仓，以及兖州基地实施推广</w:t>
      </w:r>
    </w:p>
    <w:p>
      <w:pPr>
        <w:pStyle w:val="4"/>
        <w:numPr>
          <w:ilvl w:val="0"/>
          <w:numId w:val="19"/>
        </w:numPr>
        <w:overflowPunct/>
        <w:autoSpaceDE/>
        <w:autoSpaceDN/>
        <w:adjustRightInd/>
        <w:spacing w:line="36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今好运城配项目实施范围：今好运城配面品、饮品各一个标杆仓</w:t>
      </w:r>
    </w:p>
    <w:p>
      <w:pPr>
        <w:pStyle w:val="4"/>
        <w:overflowPunct/>
        <w:autoSpaceDE/>
        <w:autoSpaceDN/>
        <w:adjustRightInd/>
        <w:spacing w:line="360" w:lineRule="auto"/>
        <w:ind w:left="420"/>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实施地点：</w:t>
      </w:r>
    </w:p>
    <w:p>
      <w:pPr>
        <w:pStyle w:val="4"/>
        <w:numPr>
          <w:ilvl w:val="0"/>
          <w:numId w:val="19"/>
        </w:numPr>
        <w:overflowPunct/>
        <w:autoSpaceDE/>
        <w:autoSpaceDN/>
        <w:adjustRightInd/>
        <w:spacing w:line="36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集团级O</w:t>
      </w:r>
      <w:r>
        <w:rPr>
          <w:rFonts w:ascii="微软雅黑" w:hAnsi="微软雅黑" w:eastAsia="微软雅黑" w:cs="微软雅黑"/>
          <w:sz w:val="24"/>
          <w:szCs w:val="24"/>
        </w:rPr>
        <w:t>MS</w:t>
      </w:r>
      <w:r>
        <w:rPr>
          <w:rFonts w:hint="eastAsia" w:ascii="微软雅黑" w:hAnsi="微软雅黑" w:eastAsia="微软雅黑" w:cs="微软雅黑"/>
          <w:sz w:val="24"/>
          <w:szCs w:val="24"/>
        </w:rPr>
        <w:t>和W</w:t>
      </w:r>
      <w:r>
        <w:rPr>
          <w:rFonts w:ascii="微软雅黑" w:hAnsi="微软雅黑" w:eastAsia="微软雅黑" w:cs="微软雅黑"/>
          <w:sz w:val="24"/>
          <w:szCs w:val="24"/>
        </w:rPr>
        <w:t>MS</w:t>
      </w:r>
      <w:r>
        <w:rPr>
          <w:rFonts w:hint="eastAsia" w:ascii="微软雅黑" w:hAnsi="微软雅黑" w:eastAsia="微软雅黑" w:cs="微软雅黑"/>
          <w:sz w:val="24"/>
          <w:szCs w:val="24"/>
        </w:rPr>
        <w:t>实施地点：今麦郎隆尧总部基地和兖州基地</w:t>
      </w:r>
    </w:p>
    <w:p>
      <w:pPr>
        <w:pStyle w:val="4"/>
        <w:numPr>
          <w:ilvl w:val="0"/>
          <w:numId w:val="19"/>
        </w:numPr>
        <w:overflowPunct/>
        <w:autoSpaceDE/>
        <w:autoSpaceDN/>
        <w:adjustRightInd/>
        <w:spacing w:line="36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今好运城配实施地点：今好运指定的一个面品仓和一个饮品仓所在的城市</w:t>
      </w:r>
    </w:p>
    <w:p>
      <w:pPr>
        <w:pStyle w:val="6"/>
        <w:numPr>
          <w:ilvl w:val="1"/>
          <w:numId w:val="17"/>
        </w:numPr>
        <w:rPr>
          <w:rStyle w:val="92"/>
          <w:rFonts w:ascii="微软雅黑" w:hAnsi="微软雅黑" w:eastAsia="微软雅黑" w:cs="微软雅黑"/>
          <w:color w:val="auto"/>
          <w:sz w:val="28"/>
          <w:szCs w:val="28"/>
        </w:rPr>
      </w:pPr>
      <w:bookmarkStart w:id="22" w:name="_Toc124153910"/>
      <w:bookmarkStart w:id="23" w:name="_Toc510511635"/>
      <w:bookmarkStart w:id="24" w:name="_Toc74219375"/>
      <w:bookmarkStart w:id="25" w:name="_Toc519538805"/>
      <w:bookmarkStart w:id="26" w:name="OLE_LINK4"/>
      <w:r>
        <w:rPr>
          <w:rStyle w:val="92"/>
          <w:rFonts w:hint="eastAsia" w:ascii="微软雅黑" w:hAnsi="微软雅黑" w:eastAsia="微软雅黑" w:cs="微软雅黑"/>
          <w:color w:val="auto"/>
          <w:sz w:val="28"/>
          <w:szCs w:val="28"/>
        </w:rPr>
        <w:t>项目实现目标</w:t>
      </w:r>
      <w:bookmarkEnd w:id="22"/>
      <w:bookmarkEnd w:id="23"/>
      <w:bookmarkEnd w:id="24"/>
      <w:bookmarkEnd w:id="25"/>
    </w:p>
    <w:bookmarkEnd w:id="26"/>
    <w:p>
      <w:pPr>
        <w:pStyle w:val="6"/>
        <w:numPr>
          <w:ilvl w:val="2"/>
          <w:numId w:val="17"/>
        </w:numPr>
        <w:tabs>
          <w:tab w:val="left" w:pos="567"/>
        </w:tabs>
        <w:rPr>
          <w:rStyle w:val="92"/>
          <w:rFonts w:ascii="微软雅黑" w:hAnsi="微软雅黑" w:eastAsia="微软雅黑" w:cs="微软雅黑"/>
          <w:color w:val="auto"/>
        </w:rPr>
      </w:pPr>
      <w:bookmarkStart w:id="27" w:name="_Toc124153911"/>
      <w:bookmarkStart w:id="28" w:name="_Toc139951406"/>
      <w:bookmarkStart w:id="29" w:name="_Toc510511638"/>
      <w:bookmarkStart w:id="30" w:name="_Toc519538806"/>
      <w:r>
        <w:rPr>
          <w:rStyle w:val="92"/>
          <w:rFonts w:hint="eastAsia" w:ascii="微软雅黑" w:hAnsi="微软雅黑" w:eastAsia="微软雅黑" w:cs="微软雅黑"/>
          <w:color w:val="auto"/>
          <w:sz w:val="28"/>
          <w:szCs w:val="28"/>
        </w:rPr>
        <w:t>本期项目的建设目标：</w:t>
      </w:r>
      <w:bookmarkEnd w:id="27"/>
    </w:p>
    <w:p>
      <w:pPr>
        <w:pStyle w:val="336"/>
        <w:ind w:firstLine="480" w:firstLineChars="200"/>
        <w:rPr>
          <w:rFonts w:ascii="微软雅黑" w:hAnsi="微软雅黑" w:eastAsia="微软雅黑" w:cs="微软雅黑"/>
        </w:rPr>
      </w:pPr>
      <w:bookmarkStart w:id="31" w:name="_Toc513465114"/>
      <w:r>
        <w:rPr>
          <w:rFonts w:hint="eastAsia" w:ascii="微软雅黑" w:hAnsi="微软雅黑" w:eastAsia="微软雅黑" w:cs="微软雅黑"/>
        </w:rPr>
        <w:t>项目核心目标是构建集成供应链业务系统，提高生产及城配订单、仓储、物流管理运营效率。</w:t>
      </w:r>
    </w:p>
    <w:p>
      <w:pPr>
        <w:pStyle w:val="336"/>
        <w:numPr>
          <w:ilvl w:val="0"/>
          <w:numId w:val="20"/>
        </w:numPr>
        <w:ind w:hanging="504"/>
        <w:rPr>
          <w:rFonts w:ascii="微软雅黑" w:hAnsi="微软雅黑" w:eastAsia="微软雅黑" w:cs="微软雅黑"/>
        </w:rPr>
      </w:pPr>
      <w:r>
        <w:rPr>
          <w:rFonts w:hint="eastAsia" w:ascii="微软雅黑" w:hAnsi="微软雅黑" w:eastAsia="微软雅黑" w:cs="微软雅黑"/>
        </w:rPr>
        <w:t>建立集团级OMS，与集团干线TMS运输管理系统集成</w:t>
      </w:r>
    </w:p>
    <w:p>
      <w:pPr>
        <w:pStyle w:val="336"/>
        <w:numPr>
          <w:ilvl w:val="0"/>
          <w:numId w:val="20"/>
        </w:numPr>
        <w:ind w:hanging="504"/>
        <w:rPr>
          <w:rFonts w:ascii="微软雅黑" w:hAnsi="微软雅黑" w:eastAsia="微软雅黑" w:cs="微软雅黑"/>
        </w:rPr>
      </w:pPr>
      <w:r>
        <w:rPr>
          <w:rFonts w:hint="eastAsia" w:ascii="微软雅黑" w:hAnsi="微软雅黑" w:eastAsia="微软雅黑" w:cs="微软雅黑"/>
        </w:rPr>
        <w:t>与各事业部WMS集成（本次招标的项目集中包含食品WMS，饮品WMS已上线，后续需与集团级OMS对接）；</w:t>
      </w:r>
    </w:p>
    <w:p>
      <w:pPr>
        <w:pStyle w:val="336"/>
        <w:numPr>
          <w:ilvl w:val="0"/>
          <w:numId w:val="20"/>
        </w:numPr>
        <w:ind w:hanging="504"/>
        <w:rPr>
          <w:rFonts w:ascii="微软雅黑" w:hAnsi="微软雅黑" w:eastAsia="微软雅黑" w:cs="微软雅黑"/>
        </w:rPr>
      </w:pPr>
      <w:r>
        <w:rPr>
          <w:rFonts w:hint="eastAsia" w:ascii="微软雅黑" w:hAnsi="微软雅黑" w:eastAsia="微软雅黑" w:cs="微软雅黑"/>
        </w:rPr>
        <w:t>建立城配WMS及TMS运输管理系统并集成至集团级OMS，以支撑全国300个地级市DC仓和准DC“新四合一”业务发展。</w:t>
      </w:r>
    </w:p>
    <w:bookmarkEnd w:id="31"/>
    <w:p>
      <w:pPr>
        <w:pStyle w:val="336"/>
        <w:ind w:firstLine="480" w:firstLineChars="200"/>
        <w:rPr>
          <w:rFonts w:ascii="微软雅黑" w:hAnsi="微软雅黑" w:eastAsia="微软雅黑" w:cs="微软雅黑"/>
        </w:rPr>
      </w:pPr>
      <w:r>
        <w:rPr>
          <w:rFonts w:hint="eastAsia" w:ascii="微软雅黑" w:hAnsi="微软雅黑" w:eastAsia="微软雅黑" w:cs="微软雅黑"/>
        </w:rPr>
        <w:t>本项目集分三期建设，大致规划如下：</w:t>
      </w:r>
    </w:p>
    <w:p>
      <w:pPr>
        <w:pStyle w:val="336"/>
        <w:ind w:firstLine="480" w:firstLineChars="200"/>
        <w:rPr>
          <w:rFonts w:ascii="微软雅黑" w:hAnsi="微软雅黑" w:eastAsia="微软雅黑" w:cs="微软雅黑"/>
          <w:color w:val="FF0000"/>
        </w:rPr>
      </w:pPr>
      <w:r>
        <w:rPr>
          <w:rFonts w:hint="eastAsia" w:ascii="微软雅黑" w:hAnsi="微软雅黑" w:eastAsia="微软雅黑" w:cs="微软雅黑"/>
          <w:color w:val="FF0000"/>
        </w:rPr>
        <w:t>一期（招标及报价范围，实施范围参考章节2</w:t>
      </w:r>
      <w:r>
        <w:rPr>
          <w:rFonts w:ascii="微软雅黑" w:hAnsi="微软雅黑" w:eastAsia="微软雅黑" w:cs="微软雅黑"/>
          <w:color w:val="FF0000"/>
        </w:rPr>
        <w:t>.2</w:t>
      </w:r>
      <w:r>
        <w:rPr>
          <w:rFonts w:hint="eastAsia" w:ascii="微软雅黑" w:hAnsi="微软雅黑" w:eastAsia="微软雅黑" w:cs="微软雅黑"/>
          <w:color w:val="FF0000"/>
        </w:rPr>
        <w:t>）：</w:t>
      </w:r>
    </w:p>
    <w:p>
      <w:pPr>
        <w:pStyle w:val="336"/>
        <w:ind w:firstLine="480" w:firstLineChars="200"/>
        <w:rPr>
          <w:rFonts w:ascii="微软雅黑" w:hAnsi="微软雅黑" w:eastAsia="微软雅黑" w:cs="微软雅黑"/>
        </w:rPr>
      </w:pPr>
      <w:r>
        <w:rPr>
          <w:rFonts w:hint="eastAsia" w:ascii="微软雅黑" w:hAnsi="微软雅黑" w:eastAsia="微软雅黑" w:cs="微软雅黑"/>
        </w:rPr>
        <w:t>食品事业部OMS的建设</w:t>
      </w:r>
    </w:p>
    <w:p>
      <w:pPr>
        <w:pStyle w:val="336"/>
        <w:ind w:firstLine="480" w:firstLineChars="200"/>
        <w:rPr>
          <w:rFonts w:ascii="微软雅黑" w:hAnsi="微软雅黑" w:eastAsia="微软雅黑" w:cs="微软雅黑"/>
        </w:rPr>
      </w:pPr>
      <w:r>
        <w:rPr>
          <w:rFonts w:hint="eastAsia" w:ascii="微软雅黑" w:hAnsi="微软雅黑" w:eastAsia="微软雅黑" w:cs="微软雅黑"/>
        </w:rPr>
        <w:t>食品事业部各工厂成品库WMS建设（共计43个仓库）、</w:t>
      </w:r>
    </w:p>
    <w:p>
      <w:pPr>
        <w:pStyle w:val="336"/>
        <w:ind w:firstLine="480" w:firstLineChars="200"/>
        <w:rPr>
          <w:rFonts w:ascii="微软雅黑" w:hAnsi="微软雅黑" w:eastAsia="微软雅黑" w:cs="微软雅黑"/>
        </w:rPr>
      </w:pPr>
      <w:r>
        <w:rPr>
          <w:rFonts w:hint="eastAsia" w:ascii="微软雅黑" w:hAnsi="微软雅黑" w:eastAsia="微软雅黑" w:cs="微软雅黑"/>
        </w:rPr>
        <w:t>城配业务（今好运公司）WMS建设（预计300个左右）</w:t>
      </w:r>
    </w:p>
    <w:p>
      <w:pPr>
        <w:pStyle w:val="336"/>
        <w:ind w:firstLine="480" w:firstLineChars="200"/>
        <w:rPr>
          <w:rFonts w:ascii="微软雅黑" w:hAnsi="微软雅黑" w:eastAsia="微软雅黑" w:cs="微软雅黑"/>
        </w:rPr>
      </w:pPr>
      <w:r>
        <w:rPr>
          <w:rFonts w:hint="eastAsia" w:ascii="微软雅黑" w:hAnsi="微软雅黑" w:eastAsia="微软雅黑" w:cs="微软雅黑"/>
        </w:rPr>
        <w:t>城配业务（今好运公司）TMS的建设</w:t>
      </w:r>
    </w:p>
    <w:p>
      <w:pPr>
        <w:pStyle w:val="336"/>
        <w:ind w:firstLine="480" w:firstLineChars="200"/>
        <w:rPr>
          <w:rFonts w:ascii="微软雅黑" w:hAnsi="微软雅黑" w:eastAsia="微软雅黑" w:cs="微软雅黑"/>
        </w:rPr>
      </w:pPr>
      <w:r>
        <w:rPr>
          <w:rFonts w:hint="eastAsia" w:ascii="微软雅黑" w:hAnsi="微软雅黑" w:eastAsia="微软雅黑" w:cs="微软雅黑"/>
        </w:rPr>
        <w:t>实现以上新建软件包和原业务系统（EAS、金蝶渠道云、SFA</w:t>
      </w:r>
      <w:ins w:id="1" w:author="知足者常乐" w:date="2023-01-12T10:23:00Z">
        <w:r>
          <w:rPr>
            <w:rFonts w:hint="eastAsia" w:ascii="微软雅黑" w:hAnsi="微软雅黑" w:eastAsia="微软雅黑" w:cs="微软雅黑"/>
          </w:rPr>
          <w:t xml:space="preserve">等其他系统 </w:t>
        </w:r>
      </w:ins>
      <w:r>
        <w:rPr>
          <w:rFonts w:hint="eastAsia" w:ascii="微软雅黑" w:hAnsi="微软雅黑" w:eastAsia="微软雅黑" w:cs="微软雅黑"/>
        </w:rPr>
        <w:t>）及在建业务系统（DMS、干线TMS</w:t>
      </w:r>
      <w:ins w:id="2" w:author="知足者常乐" w:date="2023-01-12T10:23:00Z">
        <w:r>
          <w:rPr>
            <w:rFonts w:hint="eastAsia" w:ascii="微软雅黑" w:hAnsi="微软雅黑" w:eastAsia="微软雅黑" w:cs="微软雅黑"/>
          </w:rPr>
          <w:t>等其他系统</w:t>
        </w:r>
      </w:ins>
      <w:r>
        <w:rPr>
          <w:rFonts w:hint="eastAsia" w:ascii="微软雅黑" w:hAnsi="微软雅黑" w:eastAsia="微软雅黑" w:cs="微软雅黑"/>
        </w:rPr>
        <w:t>）的集成；</w:t>
      </w:r>
    </w:p>
    <w:p>
      <w:pPr>
        <w:pStyle w:val="336"/>
        <w:ind w:firstLine="480" w:firstLineChars="200"/>
        <w:rPr>
          <w:rFonts w:ascii="微软雅黑" w:hAnsi="微软雅黑" w:eastAsia="微软雅黑" w:cs="微软雅黑"/>
        </w:rPr>
      </w:pPr>
      <w:r>
        <w:rPr>
          <w:rFonts w:hint="eastAsia" w:ascii="微软雅黑" w:hAnsi="微软雅黑" w:eastAsia="微软雅黑" w:cs="微软雅黑"/>
        </w:rPr>
        <w:t>二期：</w:t>
      </w:r>
    </w:p>
    <w:p>
      <w:pPr>
        <w:pStyle w:val="336"/>
        <w:ind w:firstLine="480" w:firstLineChars="200"/>
        <w:rPr>
          <w:ins w:id="3" w:author="知足者常乐 [2]" w:date="2023-01-13T13:35:00Z"/>
          <w:rFonts w:ascii="微软雅黑" w:hAnsi="微软雅黑" w:eastAsia="微软雅黑" w:cs="微软雅黑"/>
        </w:rPr>
      </w:pPr>
      <w:r>
        <w:rPr>
          <w:rFonts w:hint="eastAsia" w:ascii="微软雅黑" w:hAnsi="微软雅黑" w:eastAsia="微软雅黑" w:cs="微软雅黑"/>
        </w:rPr>
        <w:t>基于一期食品事业部OMS的应用，完成饮品事业部OMS的实施推广上线</w:t>
      </w:r>
      <w:ins w:id="4" w:author="知足者常乐 [2]" w:date="2023-01-13T13:35:00Z">
        <w:r>
          <w:rPr>
            <w:rFonts w:hint="eastAsia" w:ascii="微软雅黑" w:hAnsi="微软雅黑" w:eastAsia="微软雅黑" w:cs="微软雅黑"/>
          </w:rPr>
          <w:t>（形成今麦郎集团级OMS）</w:t>
        </w:r>
      </w:ins>
    </w:p>
    <w:p>
      <w:pPr>
        <w:pStyle w:val="336"/>
        <w:ind w:firstLine="480" w:firstLineChars="200"/>
        <w:rPr>
          <w:del w:id="5" w:author="知足者常乐 [2]" w:date="2023-01-13T13:35:00Z"/>
          <w:rFonts w:ascii="微软雅黑" w:hAnsi="微软雅黑" w:eastAsia="微软雅黑" w:cs="微软雅黑"/>
        </w:rPr>
      </w:pPr>
    </w:p>
    <w:p>
      <w:pPr>
        <w:pStyle w:val="336"/>
        <w:ind w:firstLine="480" w:firstLineChars="200"/>
        <w:rPr>
          <w:rFonts w:ascii="微软雅黑" w:hAnsi="微软雅黑" w:eastAsia="微软雅黑" w:cs="微软雅黑"/>
        </w:rPr>
      </w:pPr>
      <w:r>
        <w:rPr>
          <w:rFonts w:hint="eastAsia" w:ascii="微软雅黑" w:hAnsi="微软雅黑" w:eastAsia="微软雅黑" w:cs="微软雅黑"/>
        </w:rPr>
        <w:t>饮品事业部OMS上线后，实现与现有饮品事业部的清华同方WMS的集成、NC集成、DMS集成</w:t>
      </w:r>
    </w:p>
    <w:p>
      <w:pPr>
        <w:pStyle w:val="336"/>
        <w:ind w:firstLine="480" w:firstLineChars="200"/>
        <w:rPr>
          <w:rFonts w:ascii="微软雅黑" w:hAnsi="微软雅黑" w:eastAsia="微软雅黑" w:cs="微软雅黑"/>
        </w:rPr>
      </w:pPr>
      <w:r>
        <w:rPr>
          <w:rFonts w:hint="eastAsia" w:ascii="微软雅黑" w:hAnsi="微软雅黑" w:eastAsia="微软雅黑" w:cs="微软雅黑"/>
        </w:rPr>
        <w:t>城配业务（今好运公司）系统升级（对接指定银行贷款担保业务系统等功能）；</w:t>
      </w:r>
    </w:p>
    <w:p>
      <w:pPr>
        <w:pStyle w:val="336"/>
        <w:ind w:firstLine="480" w:firstLineChars="200"/>
        <w:rPr>
          <w:del w:id="6" w:author="知足者常乐 [2]" w:date="2023-01-13T13:35:00Z"/>
          <w:rFonts w:ascii="微软雅黑" w:hAnsi="微软雅黑" w:eastAsia="微软雅黑" w:cs="微软雅黑"/>
        </w:rPr>
      </w:pPr>
      <w:del w:id="7" w:author="知足者常乐 [2]" w:date="2023-01-13T13:35:00Z">
        <w:r>
          <w:rPr>
            <w:rFonts w:hint="eastAsia" w:ascii="微软雅黑" w:hAnsi="微软雅黑" w:eastAsia="微软雅黑" w:cs="微软雅黑"/>
          </w:rPr>
          <w:delText>三期：</w:delText>
        </w:r>
      </w:del>
    </w:p>
    <w:p>
      <w:pPr>
        <w:pStyle w:val="336"/>
        <w:ind w:firstLine="480" w:firstLineChars="200"/>
        <w:rPr>
          <w:del w:id="8" w:author="知足者常乐 [2]" w:date="2023-01-13T13:35:00Z"/>
          <w:rFonts w:ascii="微软雅黑" w:hAnsi="微软雅黑" w:eastAsia="微软雅黑" w:cs="微软雅黑"/>
        </w:rPr>
      </w:pPr>
      <w:del w:id="9" w:author="知足者常乐 [2]" w:date="2023-01-13T13:35:00Z">
        <w:r>
          <w:rPr>
            <w:rFonts w:hint="eastAsia" w:ascii="微软雅黑" w:hAnsi="微软雅黑" w:eastAsia="微软雅黑" w:cs="微软雅黑"/>
          </w:rPr>
          <w:delText>基于食品事业部和饮品事业部OMS的应用，实施推广至面粉事业部完成面粉事业部OMS的上线（形成今麦郎集团级OMS）</w:delText>
        </w:r>
      </w:del>
    </w:p>
    <w:p>
      <w:pPr>
        <w:pStyle w:val="336"/>
        <w:ind w:firstLine="480" w:firstLineChars="200"/>
        <w:rPr>
          <w:del w:id="10" w:author="知足者常乐 [2]" w:date="2023-01-13T13:35:00Z"/>
          <w:rFonts w:ascii="微软雅黑" w:hAnsi="微软雅黑" w:eastAsia="微软雅黑" w:cs="微软雅黑"/>
        </w:rPr>
      </w:pPr>
      <w:del w:id="11" w:author="知足者常乐 [2]" w:date="2023-01-13T13:35:00Z">
        <w:r>
          <w:rPr>
            <w:rFonts w:hint="eastAsia" w:ascii="微软雅黑" w:hAnsi="微软雅黑" w:eastAsia="微软雅黑" w:cs="微软雅黑"/>
          </w:rPr>
          <w:delText>基于食品事业部WMS系统的应用，实施推广至面粉事业部，完成面粉事业部各工厂成品库WMS的上线。</w:delText>
        </w:r>
      </w:del>
    </w:p>
    <w:p>
      <w:pPr>
        <w:pStyle w:val="4"/>
        <w:overflowPunct/>
        <w:autoSpaceDE/>
        <w:autoSpaceDN/>
        <w:adjustRightInd/>
        <w:spacing w:line="360" w:lineRule="auto"/>
        <w:ind w:left="0"/>
        <w:textAlignment w:val="auto"/>
        <w:rPr>
          <w:rFonts w:ascii="微软雅黑" w:hAnsi="微软雅黑" w:eastAsia="微软雅黑" w:cs="微软雅黑"/>
          <w:sz w:val="21"/>
          <w:szCs w:val="21"/>
        </w:rPr>
      </w:pPr>
    </w:p>
    <w:p>
      <w:pPr>
        <w:pStyle w:val="6"/>
        <w:numPr>
          <w:ilvl w:val="2"/>
          <w:numId w:val="17"/>
        </w:numPr>
        <w:tabs>
          <w:tab w:val="left" w:pos="567"/>
        </w:tabs>
        <w:rPr>
          <w:rFonts w:ascii="微软雅黑" w:hAnsi="微软雅黑" w:eastAsia="微软雅黑" w:cs="微软雅黑"/>
          <w:sz w:val="28"/>
          <w:szCs w:val="28"/>
        </w:rPr>
      </w:pPr>
      <w:bookmarkStart w:id="32" w:name="_Toc124153912"/>
      <w:r>
        <w:rPr>
          <w:rStyle w:val="92"/>
          <w:rFonts w:hint="eastAsia" w:ascii="微软雅黑" w:hAnsi="微软雅黑" w:eastAsia="微软雅黑" w:cs="微软雅黑"/>
          <w:color w:val="auto"/>
          <w:sz w:val="28"/>
          <w:szCs w:val="28"/>
        </w:rPr>
        <w:t>系统集成要求</w:t>
      </w:r>
      <w:bookmarkEnd w:id="32"/>
    </w:p>
    <w:p>
      <w:pPr>
        <w:pStyle w:val="4"/>
        <w:numPr>
          <w:ilvl w:val="3"/>
          <w:numId w:val="21"/>
        </w:numPr>
        <w:overflowPunct/>
        <w:autoSpaceDE/>
        <w:autoSpaceDN/>
        <w:adjustRightInd/>
        <w:spacing w:line="36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与今麦郎内部的EAS、NC、DMS、SFA、干线TMS、WMS、Welink、MDM</w:t>
      </w:r>
      <w:ins w:id="12" w:author="知足者常乐" w:date="2023-01-12T10:40:00Z">
        <w:r>
          <w:rPr>
            <w:rFonts w:hint="eastAsia" w:ascii="微软雅黑" w:hAnsi="微软雅黑" w:eastAsia="微软雅黑" w:cs="微软雅黑"/>
            <w:sz w:val="24"/>
            <w:szCs w:val="24"/>
          </w:rPr>
          <w:t>等</w:t>
        </w:r>
      </w:ins>
      <w:r>
        <w:rPr>
          <w:rFonts w:hint="eastAsia" w:ascii="微软雅黑" w:hAnsi="微软雅黑" w:eastAsia="微软雅黑" w:cs="微软雅黑"/>
          <w:sz w:val="24"/>
          <w:szCs w:val="24"/>
        </w:rPr>
        <w:t>系统</w:t>
      </w:r>
      <w:ins w:id="13" w:author="知足者常乐" w:date="2023-01-12T10:40:00Z">
        <w:r>
          <w:rPr>
            <w:rFonts w:hint="eastAsia" w:ascii="微软雅黑" w:hAnsi="微软雅黑" w:eastAsia="微软雅黑" w:cs="微软雅黑"/>
            <w:sz w:val="24"/>
            <w:szCs w:val="24"/>
          </w:rPr>
          <w:t>的</w:t>
        </w:r>
      </w:ins>
      <w:r>
        <w:rPr>
          <w:rFonts w:hint="eastAsia" w:ascii="微软雅黑" w:hAnsi="微软雅黑" w:eastAsia="微软雅黑" w:cs="微软雅黑"/>
          <w:sz w:val="24"/>
          <w:szCs w:val="24"/>
        </w:rPr>
        <w:t>集成，优先</w:t>
      </w:r>
      <w:del w:id="14" w:author="知足者常乐" w:date="2023-01-12T10:42:00Z">
        <w:r>
          <w:rPr>
            <w:rFonts w:ascii="微软雅黑" w:hAnsi="微软雅黑" w:eastAsia="微软雅黑" w:cs="微软雅黑"/>
            <w:sz w:val="24"/>
            <w:szCs w:val="24"/>
          </w:rPr>
          <w:delText>与</w:delText>
        </w:r>
      </w:del>
      <w:ins w:id="15" w:author="知足者常乐" w:date="2023-01-12T10:42:00Z">
        <w:r>
          <w:rPr>
            <w:rFonts w:hint="eastAsia" w:ascii="微软雅黑" w:hAnsi="微软雅黑" w:eastAsia="微软雅黑" w:cs="微软雅黑"/>
            <w:sz w:val="24"/>
            <w:szCs w:val="24"/>
          </w:rPr>
          <w:t>通过</w:t>
        </w:r>
      </w:ins>
      <w:r>
        <w:rPr>
          <w:rFonts w:hint="eastAsia" w:ascii="微软雅黑" w:hAnsi="微软雅黑" w:eastAsia="微软雅黑" w:cs="微软雅黑"/>
          <w:sz w:val="24"/>
          <w:szCs w:val="24"/>
        </w:rPr>
        <w:t>E</w:t>
      </w:r>
      <w:r>
        <w:rPr>
          <w:rFonts w:ascii="微软雅黑" w:hAnsi="微软雅黑" w:eastAsia="微软雅黑" w:cs="微软雅黑"/>
          <w:sz w:val="24"/>
          <w:szCs w:val="24"/>
        </w:rPr>
        <w:t>SB</w:t>
      </w:r>
      <w:r>
        <w:rPr>
          <w:rFonts w:hint="eastAsia" w:ascii="微软雅黑" w:hAnsi="微软雅黑" w:eastAsia="微软雅黑" w:cs="微软雅黑"/>
          <w:sz w:val="24"/>
          <w:szCs w:val="24"/>
        </w:rPr>
        <w:t>总线</w:t>
      </w:r>
      <w:ins w:id="16" w:author="知足者常乐" w:date="2023-01-12T10:41:00Z">
        <w:r>
          <w:rPr>
            <w:rFonts w:hint="eastAsia" w:ascii="微软雅黑" w:hAnsi="微软雅黑" w:eastAsia="微软雅黑" w:cs="微软雅黑"/>
            <w:sz w:val="24"/>
            <w:szCs w:val="24"/>
          </w:rPr>
          <w:t>进行</w:t>
        </w:r>
      </w:ins>
      <w:r>
        <w:rPr>
          <w:rFonts w:hint="eastAsia" w:ascii="微软雅黑" w:hAnsi="微软雅黑" w:eastAsia="微软雅黑" w:cs="微软雅黑"/>
          <w:sz w:val="24"/>
          <w:szCs w:val="24"/>
        </w:rPr>
        <w:t>集成。</w:t>
      </w:r>
      <w:r>
        <w:rPr>
          <w:rFonts w:ascii="微软雅黑" w:hAnsi="微软雅黑" w:eastAsia="微软雅黑" w:cs="微软雅黑"/>
          <w:sz w:val="24"/>
          <w:szCs w:val="24"/>
        </w:rPr>
        <w:t xml:space="preserve"> </w:t>
      </w:r>
    </w:p>
    <w:p>
      <w:pPr>
        <w:pStyle w:val="6"/>
        <w:numPr>
          <w:ilvl w:val="2"/>
          <w:numId w:val="17"/>
        </w:numPr>
        <w:tabs>
          <w:tab w:val="left" w:pos="567"/>
        </w:tabs>
        <w:rPr>
          <w:rStyle w:val="92"/>
          <w:rFonts w:ascii="微软雅黑" w:hAnsi="微软雅黑" w:eastAsia="微软雅黑" w:cs="微软雅黑"/>
          <w:color w:val="auto"/>
          <w:sz w:val="28"/>
          <w:szCs w:val="28"/>
        </w:rPr>
      </w:pPr>
      <w:bookmarkStart w:id="33" w:name="_Toc124153913"/>
      <w:r>
        <w:rPr>
          <w:rStyle w:val="92"/>
          <w:rFonts w:hint="eastAsia" w:ascii="微软雅黑" w:hAnsi="微软雅黑" w:eastAsia="微软雅黑" w:cs="微软雅黑"/>
          <w:color w:val="auto"/>
          <w:sz w:val="28"/>
          <w:szCs w:val="28"/>
        </w:rPr>
        <w:t>系统功能要求</w:t>
      </w:r>
      <w:bookmarkEnd w:id="33"/>
    </w:p>
    <w:tbl>
      <w:tblPr>
        <w:tblStyle w:val="52"/>
        <w:tblW w:w="10349" w:type="dxa"/>
        <w:tblInd w:w="-426" w:type="dxa"/>
        <w:tblLayout w:type="autofit"/>
        <w:tblCellMar>
          <w:top w:w="0" w:type="dxa"/>
          <w:left w:w="108" w:type="dxa"/>
          <w:bottom w:w="0" w:type="dxa"/>
          <w:right w:w="108" w:type="dxa"/>
        </w:tblCellMar>
      </w:tblPr>
      <w:tblGrid>
        <w:gridCol w:w="675"/>
        <w:gridCol w:w="1135"/>
        <w:gridCol w:w="5723"/>
        <w:gridCol w:w="1081"/>
        <w:gridCol w:w="1735"/>
      </w:tblGrid>
      <w:tr>
        <w:tblPrEx>
          <w:tblCellMar>
            <w:top w:w="0" w:type="dxa"/>
            <w:left w:w="108" w:type="dxa"/>
            <w:bottom w:w="0" w:type="dxa"/>
            <w:right w:w="108" w:type="dxa"/>
          </w:tblCellMar>
        </w:tblPrEx>
        <w:trPr>
          <w:trHeight w:val="360" w:hRule="atLeast"/>
        </w:trPr>
        <w:tc>
          <w:tcPr>
            <w:tcW w:w="10349" w:type="dxa"/>
            <w:gridSpan w:val="5"/>
            <w:tcBorders>
              <w:top w:val="nil"/>
              <w:left w:val="nil"/>
              <w:bottom w:val="single" w:color="auto" w:sz="4" w:space="0"/>
              <w:right w:val="nil"/>
            </w:tcBorders>
            <w:shd w:val="clear" w:color="auto" w:fill="auto"/>
            <w:noWrap/>
            <w:vAlign w:val="center"/>
          </w:tcPr>
          <w:p>
            <w:pPr>
              <w:spacing w:line="360" w:lineRule="auto"/>
              <w:jc w:val="center"/>
              <w:rPr>
                <w:rFonts w:ascii="微软雅黑" w:hAnsi="微软雅黑" w:eastAsia="微软雅黑" w:cs="Calibri"/>
                <w:b/>
                <w:bCs/>
                <w:color w:val="000000"/>
                <w:sz w:val="28"/>
                <w:szCs w:val="28"/>
              </w:rPr>
            </w:pPr>
            <w:r>
              <w:rPr>
                <w:rFonts w:hint="eastAsia" w:ascii="微软雅黑" w:hAnsi="微软雅黑" w:eastAsia="微软雅黑" w:cs="宋体"/>
                <w:b/>
                <w:bCs/>
                <w:color w:val="000000"/>
                <w:sz w:val="28"/>
                <w:szCs w:val="28"/>
              </w:rPr>
              <w:t>订单管理系统（</w:t>
            </w:r>
            <w:r>
              <w:rPr>
                <w:rFonts w:ascii="微软雅黑" w:hAnsi="微软雅黑" w:eastAsia="微软雅黑" w:cs="Calibri"/>
                <w:b/>
                <w:bCs/>
                <w:color w:val="000000"/>
                <w:sz w:val="28"/>
                <w:szCs w:val="28"/>
              </w:rPr>
              <w:t>OMS</w:t>
            </w:r>
            <w:r>
              <w:rPr>
                <w:rFonts w:hint="eastAsia" w:ascii="微软雅黑" w:hAnsi="微软雅黑" w:eastAsia="微软雅黑" w:cs="宋体"/>
                <w:b/>
                <w:bCs/>
                <w:color w:val="000000"/>
                <w:sz w:val="28"/>
                <w:szCs w:val="28"/>
              </w:rPr>
              <w:t>）需</w:t>
            </w:r>
            <w:r>
              <w:rPr>
                <w:rFonts w:ascii="微软雅黑" w:hAnsi="微软雅黑" w:eastAsia="微软雅黑" w:cs="宋体"/>
                <w:b/>
                <w:bCs/>
                <w:color w:val="000000"/>
                <w:sz w:val="28"/>
                <w:szCs w:val="28"/>
              </w:rPr>
              <w:t>求</w:t>
            </w:r>
          </w:p>
        </w:tc>
      </w:tr>
      <w:tr>
        <w:tblPrEx>
          <w:tblCellMar>
            <w:top w:w="0" w:type="dxa"/>
            <w:left w:w="108" w:type="dxa"/>
            <w:bottom w:w="0" w:type="dxa"/>
            <w:right w:w="108" w:type="dxa"/>
          </w:tblCellMar>
        </w:tblPrEx>
        <w:trPr>
          <w:trHeight w:val="348"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b/>
                <w:bCs/>
              </w:rPr>
            </w:pPr>
            <w:r>
              <w:rPr>
                <w:rFonts w:hint="eastAsia" w:ascii="微软雅黑" w:hAnsi="微软雅黑" w:eastAsia="微软雅黑" w:cs="Calibri"/>
                <w:b/>
                <w:bCs/>
              </w:rPr>
              <w:t>序号</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b/>
                <w:bCs/>
              </w:rPr>
            </w:pPr>
            <w:r>
              <w:rPr>
                <w:rFonts w:hint="eastAsia" w:ascii="微软雅黑" w:hAnsi="微软雅黑" w:eastAsia="微软雅黑" w:cs="Calibri"/>
                <w:b/>
                <w:bCs/>
              </w:rPr>
              <w:t>功能需求</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rPr>
            </w:pPr>
            <w:r>
              <w:rPr>
                <w:rFonts w:hint="eastAsia" w:ascii="微软雅黑" w:hAnsi="微软雅黑" w:eastAsia="微软雅黑" w:cs="Calibri"/>
                <w:b/>
                <w:bCs/>
              </w:rPr>
              <w:t>需求描述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rPr>
            </w:pPr>
            <w:r>
              <w:rPr>
                <w:rFonts w:hint="eastAsia" w:ascii="微软雅黑" w:hAnsi="微软雅黑" w:eastAsia="微软雅黑" w:cs="Calibri"/>
                <w:b/>
                <w:bCs/>
              </w:rPr>
              <w:t>需求响应</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rPr>
            </w:pPr>
            <w:r>
              <w:rPr>
                <w:rFonts w:hint="eastAsia" w:ascii="微软雅黑" w:hAnsi="微软雅黑" w:eastAsia="微软雅黑" w:cs="Calibri"/>
                <w:b/>
                <w:bCs/>
              </w:rPr>
              <w:t>备注说明</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基础资料</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支持今麦郎常用的基础资料，包含但不限于以下内容：商品资料、品类管理、货主管理、供应商信息、仓库管理、客户信息、承运商、用户信息、权限管理等其他基础业务参数。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支持多仓库，管理仓库名称、仓库类型、库存模式、是否允许负库存、是否启用库存管理等，支持多货主，不同货主的资料、订单等信息不共用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支持套餐产品设定，同时支持套餐商品的订单转单后，根据套餐商品设置自动转换成原来的SKU进行发货，SKU价格按规则均摊</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支持商品渠道绑定。主表支持管理货主编号、渠道代码、渠道名称；分表支持管理货主编号、渠道代码、产品编号、自定义数据等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支持多终端客户，主要是终端客户配送单据对应信息。管理终端客户基础信息。可绑定客户、货主、默认发货仓库，管理供应商基础信息、承运商信息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支持配置商品批次属性名称及对应的代码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支持商品、以及相关方（货主、客户、供应商）扩展信息的配置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支持追溯码管理；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9</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采购订单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采购订单的新建，编辑，审核，取消，关闭，释放，及外部系统集成。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采购订单发布，合并拆分，状态查询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供应商协同打印和在线标签制作等功能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12</w:t>
            </w:r>
          </w:p>
        </w:tc>
        <w:tc>
          <w:tcPr>
            <w:tcW w:w="1135" w:type="dxa"/>
            <w:vMerge w:val="restart"/>
            <w:tcBorders>
              <w:top w:val="nil"/>
              <w:left w:val="single" w:color="auto" w:sz="4" w:space="0"/>
              <w:bottom w:val="single" w:color="000000"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需求订单</w:t>
            </w:r>
            <w:r>
              <w:rPr>
                <w:rFonts w:hint="eastAsia" w:ascii="微软雅黑" w:hAnsi="微软雅黑" w:eastAsia="微软雅黑" w:cs="Calibri"/>
              </w:rPr>
              <w:br w:type="textWrapping"/>
            </w:r>
            <w:r>
              <w:rPr>
                <w:rFonts w:hint="eastAsia" w:ascii="微软雅黑" w:hAnsi="微软雅黑" w:eastAsia="微软雅黑" w:cs="Calibri"/>
              </w:rPr>
              <w:t>(预订单)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需求订单的新建，编辑，审核，取消，关闭，释放，及外部系统集成。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vMerge w:val="restart"/>
            <w:tcBorders>
              <w:top w:val="nil"/>
              <w:left w:val="single" w:color="auto" w:sz="4" w:space="0"/>
              <w:bottom w:val="single" w:color="000000"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基于需求预测做开发优化</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13</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原料备货需求生成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rPr>
            </w:pP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14</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关联销售订单，做超量限制</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rPr>
            </w:pP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15</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需求数据追溯，达成等报表统计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16</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销售订单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销售订单的新建，编辑，审核，取消，关闭，释放，及外部系统集成。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销售订单发布，合并拆分，状态查询等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信用审核，商品审核，地址审核，库存审核</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19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发货仓库分配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销售订单配送状态查询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21</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电商订单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电商订单的新建，编辑，审核，取消，关闭，释放，及外部系统集成对接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订单类型区分，修改配置</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信用审核，商品审核，地址审核，库存审核</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订单类型区分，修改配置</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发货仓库分配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订单类型区分，修改配置</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快递公司分配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订单类型区分，修改配置</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电商订单配送状态查询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订单类型区分，修改配置</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运输订单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新建，编辑，审核，取消，关闭，释放</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货权转移订单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货权转移订单的新建，编辑，审核，取消，关闭，释放。</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28</w:t>
            </w:r>
          </w:p>
        </w:tc>
        <w:tc>
          <w:tcPr>
            <w:tcW w:w="11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调拨订单</w:t>
            </w: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调拨订单的新建，编辑，审核，取消，关闭，释放。</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29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其他订单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支持今麦郎其他出库（团购、内部购买、免费订单等）业务、其他退货业务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订单类型区分，修改配置</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30</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订单校验</w:t>
            </w: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支持今麦郎按照客户、渠道等不同维度的校验规则，包含但不限于信贷校验、促销政策校验、车型校验、库存校验等，对校验不通过的订单进行挂起，挂起后对异常订单进行原因标注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31</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订单变更</w:t>
            </w: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支持订单变更，包含订单取消和修改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32</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订单审核</w:t>
            </w: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支持订单审核规则，按照不同的维度可进行自动或人工审核</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33</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事件预警管理</w:t>
            </w: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消息提醒和预警</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34</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订单策略</w:t>
            </w: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支持今麦郎对各种订单策略的配置需求</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寻仓策略：规则明细包括按库存寻仓、按明细级商品深度寻仓</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合单策略：将多个订单合并成一个订单。如相同地址，相同联系人等订单进行合并</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000000" w:fill="FFFFFF"/>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拆单策略：将支持按仓库、供应商、客户、商品、自定义配置等维度拆单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锁定策略：将订单进行锁定，锁定后订单不能再进行流转操作；</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39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挂起策略：将订单自动挂起，挂起后，部分数据支持修改，但不能再进行流转下发</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快递策略：寻快递规则配置，规则明细包括按体积/重量、商品、运费等维度设置寻找快递</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000000" w:fill="FFFFFF"/>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41</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库存管理</w:t>
            </w: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灵活的库存分配策略：对库存批次分配如先进先出等、独享/共享模式分配等要求；</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库存组波策略：根据波次时间段，按配置组波排序规则，对一批订单进行排序，再按照顺序进行库存分配。主要应用于对于紧俏商品，将库存优先给到优先级高的订单；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全局库存查询：支持按仓库、货主、SKU、产品名称等查询商品在库数、实占数、可用数、冻结数、在途数、批次属性值；</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留货需求：支持系统实现新品、缺货品留货需求</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库存调拨：支持今麦郎库存调拨需求</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库存对账：支持与WMS、ERP系统对账，支持对接WMS系统库存调整单据，调整库存</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库存同步：支持将系统仓库库存，支持按照一定的比例/数量规则，同步给外部系统使用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49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安全库存：支持按仓、按商品等配置商品的安全库存数据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000000" w:fill="FFFFFF"/>
            <w:vAlign w:val="center"/>
          </w:tcPr>
          <w:p>
            <w:pPr>
              <w:spacing w:line="360" w:lineRule="auto"/>
              <w:rPr>
                <w:rFonts w:ascii="微软雅黑" w:hAnsi="微软雅黑" w:eastAsia="微软雅黑" w:cs="Calibri"/>
              </w:rPr>
            </w:pPr>
            <w:r>
              <w:rPr>
                <w:rFonts w:hint="eastAsia" w:ascii="微软雅黑" w:hAnsi="微软雅黑" w:eastAsia="微软雅黑" w:cs="Calibri"/>
              </w:rPr>
              <w:t>补货建议单：支持根据安全库存或一定的规则，生成仓库的补货需求</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支持库存调整、库存冻结、库存转移单等功能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支持多层级库存管理；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支持远期库存管理；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9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库存事务：支持单据改变库存的结果记录，主要记录货主编号、仓库名称、单据号、单据类型、产品编号、操作类型、在库变化数、虚占变化数、实占变化数、冻结变化数、在途变化数。支持条件查询、支持按规则导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56</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仓储物流费用管理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支持仓库费用和运输费用的明细汇总查询，由W和T提供数据源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支持仓库费用和运输费用的对账结算流程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58</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应收管理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应收业务凭证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59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应收对账单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收款记录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61</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应付管理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应付业务凭证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应付对账单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付款记录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64</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订单生命周期</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订单全生命周期，从创建到完成所有状态节点的跟踪和查询管理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可追溯到每层单据，页面展示多级菜单的层级机构，列表可以进入详情页面，可根据任意单号、ERP单号、WMS单号进行搜索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9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看板大屏和报表管理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自定义报表管理，满足今麦郎报表统计需求，例如：日订单统计表、订单满足率分析表、缺货分析表等。通过自定义设计报表，自由灵活排版，将业务数据图形化展示、形成可钻取、业务管理为一体的可视化驾驶舱</w:t>
            </w:r>
            <w:ins w:id="17" w:author="知足者常乐 [2]" w:date="2023-01-13T13:48:00Z">
              <w:r>
                <w:rPr>
                  <w:rFonts w:hint="eastAsia" w:ascii="微软雅黑" w:hAnsi="微软雅黑" w:eastAsia="微软雅黑" w:cs="Calibri"/>
                  <w:color w:val="000000"/>
                </w:rPr>
                <w:t>与WELINK进行集成</w:t>
              </w:r>
            </w:ins>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67</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接口管理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管理OMS API 配置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管理系统对接配置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69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管理仓库映射配置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查看接口对接日志记录信息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查看对接档案信息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查看对接单据信息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73</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权限管理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支持人员功能和数据权限集中管理，包含但不限于：以下内容，员工信息、部门信息、数据权限、功能权限。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12"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数据权限支持：员工可管理仓别、员工可管理委托业主、员工可管理部门等</w:t>
            </w:r>
            <w:r>
              <w:rPr>
                <w:rFonts w:hint="eastAsia" w:ascii="微软雅黑" w:hAnsi="微软雅黑" w:eastAsia="微软雅黑" w:cs="Calibri"/>
                <w:b/>
                <w:bCs/>
              </w:rPr>
              <w:t>；</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75</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信用额度管理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货主预存交易</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信用额度管理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77</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工单管理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支持今麦郎工单（咨询、投诉、订单处理等）在OMS进行管理、追踪</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78</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系统日志</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调用接口日志：API接口日志查看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79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业务操作日志：查询全局操作记录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80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登录失败信息：登录失败信息记录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81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用户登录信息：登录失败信息记录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sz w:val="22"/>
              </w:rPr>
            </w:pPr>
            <w:r>
              <w:rPr>
                <w:rFonts w:ascii="微软雅黑" w:hAnsi="微软雅黑" w:eastAsia="微软雅黑" w:cs="Calibri"/>
                <w:sz w:val="22"/>
              </w:rPr>
              <w:t>82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rPr>
            </w:pPr>
            <w:r>
              <w:rPr>
                <w:rFonts w:hint="eastAsia" w:ascii="微软雅黑" w:hAnsi="微软雅黑" w:eastAsia="微软雅黑" w:cs="Calibri"/>
              </w:rPr>
              <w:t>定时任务运行日志：定时器运行记录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 </w:t>
            </w:r>
          </w:p>
        </w:tc>
      </w:tr>
      <w:tr>
        <w:tblPrEx>
          <w:tblCellMar>
            <w:top w:w="0" w:type="dxa"/>
            <w:left w:w="108" w:type="dxa"/>
            <w:bottom w:w="0" w:type="dxa"/>
            <w:right w:w="108" w:type="dxa"/>
          </w:tblCellMar>
        </w:tblPrEx>
        <w:trPr>
          <w:trHeight w:val="360" w:hRule="atLeast"/>
        </w:trPr>
        <w:tc>
          <w:tcPr>
            <w:tcW w:w="10349" w:type="dxa"/>
            <w:gridSpan w:val="5"/>
            <w:tcBorders>
              <w:top w:val="nil"/>
              <w:left w:val="nil"/>
              <w:bottom w:val="single" w:color="auto" w:sz="4" w:space="0"/>
              <w:right w:val="nil"/>
            </w:tcBorders>
            <w:shd w:val="clear" w:color="auto" w:fill="auto"/>
            <w:noWrap/>
            <w:vAlign w:val="center"/>
          </w:tcPr>
          <w:p>
            <w:pPr>
              <w:spacing w:line="360" w:lineRule="auto"/>
              <w:jc w:val="center"/>
              <w:rPr>
                <w:rFonts w:ascii="微软雅黑" w:hAnsi="微软雅黑" w:eastAsia="微软雅黑" w:cs="Calibri"/>
                <w:b/>
                <w:bCs/>
                <w:color w:val="000000"/>
                <w:sz w:val="28"/>
                <w:szCs w:val="28"/>
              </w:rPr>
            </w:pPr>
            <w:r>
              <w:rPr>
                <w:rFonts w:ascii="微软雅黑" w:hAnsi="微软雅黑" w:eastAsia="微软雅黑" w:cs="宋体"/>
                <w:b/>
                <w:bCs/>
                <w:color w:val="000000"/>
                <w:sz w:val="28"/>
                <w:szCs w:val="28"/>
              </w:rPr>
              <w:t>集团各工厂仓仓储管理系统（</w:t>
            </w:r>
            <w:r>
              <w:rPr>
                <w:rFonts w:ascii="微软雅黑" w:hAnsi="微软雅黑" w:eastAsia="微软雅黑" w:cs="Calibri"/>
                <w:b/>
                <w:bCs/>
                <w:color w:val="000000"/>
                <w:sz w:val="28"/>
                <w:szCs w:val="28"/>
              </w:rPr>
              <w:t>WMS</w:t>
            </w:r>
            <w:r>
              <w:rPr>
                <w:rFonts w:ascii="微软雅黑" w:hAnsi="微软雅黑" w:eastAsia="微软雅黑" w:cs="宋体"/>
                <w:b/>
                <w:bCs/>
                <w:color w:val="000000"/>
                <w:sz w:val="28"/>
                <w:szCs w:val="28"/>
              </w:rPr>
              <w:t>）需求</w:t>
            </w:r>
          </w:p>
        </w:tc>
      </w:tr>
      <w:tr>
        <w:tblPrEx>
          <w:tblCellMar>
            <w:top w:w="0" w:type="dxa"/>
            <w:left w:w="108" w:type="dxa"/>
            <w:bottom w:w="0" w:type="dxa"/>
            <w:right w:w="108" w:type="dxa"/>
          </w:tblCellMar>
        </w:tblPrEx>
        <w:trPr>
          <w:trHeight w:val="348"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b/>
                <w:bCs/>
                <w:sz w:val="24"/>
                <w:szCs w:val="24"/>
              </w:rPr>
            </w:pPr>
            <w:r>
              <w:rPr>
                <w:rFonts w:hint="eastAsia" w:ascii="微软雅黑" w:hAnsi="微软雅黑" w:eastAsia="微软雅黑" w:cs="Calibri"/>
                <w:b/>
                <w:bCs/>
                <w:sz w:val="24"/>
                <w:szCs w:val="24"/>
              </w:rPr>
              <w:t>序号</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b/>
                <w:bCs/>
                <w:sz w:val="24"/>
                <w:szCs w:val="24"/>
              </w:rPr>
            </w:pPr>
            <w:r>
              <w:rPr>
                <w:rFonts w:hint="eastAsia" w:ascii="微软雅黑" w:hAnsi="微软雅黑" w:eastAsia="微软雅黑" w:cs="Calibri"/>
                <w:b/>
                <w:bCs/>
                <w:sz w:val="24"/>
                <w:szCs w:val="24"/>
              </w:rPr>
              <w:t>功能需求</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sz w:val="24"/>
                <w:szCs w:val="24"/>
              </w:rPr>
            </w:pPr>
            <w:r>
              <w:rPr>
                <w:rFonts w:hint="eastAsia" w:ascii="微软雅黑" w:hAnsi="微软雅黑" w:eastAsia="微软雅黑" w:cs="Calibri"/>
                <w:b/>
                <w:bCs/>
                <w:sz w:val="24"/>
                <w:szCs w:val="24"/>
              </w:rPr>
              <w:t>需求描述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sz w:val="24"/>
                <w:szCs w:val="24"/>
              </w:rPr>
            </w:pPr>
            <w:r>
              <w:rPr>
                <w:rFonts w:hint="eastAsia" w:ascii="微软雅黑" w:hAnsi="微软雅黑" w:eastAsia="微软雅黑" w:cs="Calibri"/>
                <w:b/>
                <w:bCs/>
                <w:sz w:val="24"/>
                <w:szCs w:val="24"/>
              </w:rPr>
              <w:t>需求响应</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sz w:val="24"/>
                <w:szCs w:val="24"/>
              </w:rPr>
            </w:pPr>
            <w:r>
              <w:rPr>
                <w:rFonts w:hint="eastAsia" w:ascii="微软雅黑" w:hAnsi="微软雅黑" w:eastAsia="微软雅黑" w:cs="Calibri"/>
                <w:b/>
                <w:bCs/>
                <w:sz w:val="24"/>
                <w:szCs w:val="24"/>
              </w:rPr>
              <w:t>备注说明</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库存多维度管理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多包装级别识别、转换（支持定义货品的包装等级，即：单位，可自定义层级，然后根据层级维护其小包装、中包装、包装、托盘等层级关系，以及相关等级的长宽高、重量等）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能够定义货品在不同货位类型的标准量、最大存储量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能够定义货品或者货品类的上架定位策略、拣货分配策略,支持体积计算最优上架</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支持商品买赠品设置管理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支持唯一码管理及条码/二维码的解析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产品可按状态分类显示（例如：合格/不合格/待检/将过期/过期等），支持严格效期管理（可选择）：库龄判断提醒 货品先进先出、先到期先出等管理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正常品/残品/不良品库存状态批量修改、库存余量不同单位换算显示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可按照批号/进仓时间预警产品将过期信息及产品长时停留仓库信息查询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可实时查询带批号、批次等库存维度库存及收发货记录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可支持库存明细的快速查询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支持产品、各批次维度的库存锁定、停用等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编码管理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可对无条码的商品或其它物品生成条码/二维码，以便统一管理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w:t>
            </w:r>
          </w:p>
        </w:tc>
        <w:tc>
          <w:tcPr>
            <w:tcW w:w="1135" w:type="dxa"/>
            <w:vMerge w:val="restart"/>
            <w:tcBorders>
              <w:top w:val="nil"/>
              <w:left w:val="single" w:color="auto" w:sz="4" w:space="0"/>
              <w:bottom w:val="single" w:color="000000"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sz w:val="18"/>
                <w:szCs w:val="18"/>
              </w:rPr>
            </w:pPr>
            <w:r>
              <w:rPr>
                <w:rFonts w:hint="eastAsia" w:ascii="微软雅黑" w:hAnsi="微软雅黑" w:eastAsia="微软雅黑" w:cs="Calibri"/>
                <w:color w:val="000000"/>
                <w:sz w:val="18"/>
                <w:szCs w:val="18"/>
              </w:rPr>
              <w:t>（</w:t>
            </w:r>
            <w:r>
              <w:rPr>
                <w:rFonts w:hint="eastAsia" w:ascii="微软雅黑" w:hAnsi="微软雅黑" w:eastAsia="微软雅黑" w:cs="Calibri"/>
                <w:color w:val="FF0000"/>
                <w:sz w:val="18"/>
                <w:szCs w:val="18"/>
              </w:rPr>
              <w:t>可能会与赋码追溯系统功能重叠，后期视情况变更增减</w:t>
            </w:r>
            <w:ins w:id="18" w:author="知足者常乐 [2]" w:date="2023-01-13T13:36:00Z">
              <w:r>
                <w:rPr>
                  <w:rFonts w:hint="eastAsia" w:ascii="微软雅黑" w:hAnsi="微软雅黑" w:eastAsia="微软雅黑" w:cs="Calibri"/>
                  <w:color w:val="FF0000"/>
                  <w:sz w:val="18"/>
                  <w:szCs w:val="18"/>
                </w:rPr>
                <w:t>，</w:t>
              </w:r>
            </w:ins>
            <w:ins w:id="19" w:author="知足者常乐 [2]" w:date="2023-01-13T13:37:00Z">
              <w:r>
                <w:rPr>
                  <w:rFonts w:hint="eastAsia" w:ascii="微软雅黑" w:hAnsi="微软雅黑" w:eastAsia="微软雅黑" w:cs="Calibri"/>
                  <w:color w:val="FF0000"/>
                  <w:sz w:val="18"/>
                  <w:szCs w:val="18"/>
                </w:rPr>
                <w:t>所产生的开发实施费用包干至项目内</w:t>
              </w:r>
            </w:ins>
            <w:r>
              <w:rPr>
                <w:rFonts w:hint="eastAsia" w:ascii="微软雅黑" w:hAnsi="微软雅黑" w:eastAsia="微软雅黑" w:cs="Calibri"/>
                <w:color w:val="000000"/>
                <w:sz w:val="18"/>
                <w:szCs w:val="18"/>
              </w:rPr>
              <w:t>）</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支持货品条码/二维码解析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14</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color w:val="000000"/>
                <w:sz w:val="18"/>
                <w:szCs w:val="18"/>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支持二维码生成采集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15</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color w:val="000000"/>
                <w:sz w:val="18"/>
                <w:szCs w:val="18"/>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支持唯一码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16</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color w:val="000000"/>
                <w:sz w:val="18"/>
                <w:szCs w:val="18"/>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条码跟踪及识别</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基于今麦郎的需求客制化开发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17</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盘点</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盘点策略支持实时盘点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支持按产品大类盘点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支持RF盘点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支持盲盘并自动产生差异周转单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支持动态盘点、循环盘点、ABC分类盘点、动碰盘点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需保留历史盘点记录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支持产品定期循环盘点策略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24</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权限管理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系统支持具有灵活的多层级的用户授权机制，适用于大型组织的分层权限管理。对用户所属那个工作区、工作组的相关操作、查询权限。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可以根据仓库、货主、订单类型等配置用户的访问权限；定义用户属于那个货主、那个仓库</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可以根据用户角色配置用户使用系统的功能选项，包括：菜单页签、按钮、右键等。定义用户的操作（查询、修改）权限，这个定义需要做到模块级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支持根据管理需求配置密码复杂性要求，并要求用户定期修改用户密码，用户安全性策略,密码长度设置,重设密码时间控制,用户注销设置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28</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收货管理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可通过接口获得收货信息、也可通过导入和创建收货信息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可根据应到货日期提醒</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支持分批收货、按采购单行收货、分批回传erp、支持供货信息核对功能，并能够打印出相应收货单据。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支持码垛下线后PDA/车载电脑扫描收货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可根据不同产品的上架规则，系统指导上架库位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可通过接口反馈实时收货信息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允许入库任务优先级人工调整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35</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质检/验收</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根据货品质检要求灵活进行定义质检规则</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（赠品采购场景）</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要求进行质检结果记录：验收人员按规定进行货物验收操作</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37</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上架管理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上架库位分配策略包括：合并同品，合并同品同批，找空库位，同类产品周围，相关度较高产品周围等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上架库位分配顺序包括：多种上架策略层级随意组合，可以按区域及区域里排列层自主定义库存库位分配顺序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特殊上架策略，可以根据货主、客户、商品特性、业务类型、商品质量状态设置特殊的上架策略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支持动态库位上架，支持静态库位（货品和货位对应）上架</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可根据不同货品制定不同上架策略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自动发出上架指令</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系统指导上架位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44</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订单接收</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可通过接口获得信息，也可通过导入和创建方式建立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支持客户化订单号码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分货主管理订单号码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包含但不限于以下订单类型：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入库订单类型：生产下线入库、各仓库间调拨入库、销售退货入库、赠品采购入库等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出库订单类型：线下经销商2B销售出库、调拨出库、返工出库、赠品采购退货出库等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库存转移</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库存相关的所有属性，状态的调整，修改批次属性，数量，货位等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货权转移</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管理货物所有权的转移</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批量转移</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批量进行转移</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53</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标准移动</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库管人员实时库存的移动调整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按单移动</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创建移动单，下发移动指令；3PL业务可籍此生成服务费用。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55</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库存调整</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库存帐的调整，例如盘盈盘亏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装箱复核</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SKU与发货包装箱的绑定,扫描复核,称重复核,生成装箱清单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装车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SKU或则包装箱与车辆的绑定，生成装车清单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发货</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发货确认，更新库存</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组装、拆装工作单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组装工作单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增值服务工作单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其他类型的增值服务加工单，例如贴标，喷码等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61</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波次规则</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可以根据货主、客户、商品、订单类型、订单优先级、重量体积限定、运输方式、车辆、线路等自定义波次模板</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可根据业务变动或货主需求灵活定制个性化操作策略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根据订单头信息和货主要求自定义订单合并规则</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先进先出/先过期先出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距离远近+先进先出配货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重点客户+先进先出配货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指定批号配货（可通过接口接收指令）</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按路线批量配货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按储存位置/产品大类批量配货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波次计划的生成模板，按多参数删选生成批次捡货计划，可后台自动运行。</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71</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补货任务</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需要支持主动补货（根据库位安全库存量）、被动补货（波次补货）、订单池补货（订单驱动补货）、闲时补货等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72</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订单异常处理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支持波次前的订单取消（整单、行项目）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支持波此后到出库前的取消订单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9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订单反审：对超方开单、品项不对（客户下单时品项下错，如果已经到客户，需拉回退库）、批次不对（未按客户要求出库）、部分品项缺货（先占用账款）、系统问题、政策不对、部分品项封库（质量问题）、司机剩货（甩货）等订单异常系统需支持反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基于今麦郎的需求配置和开发</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75</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合同</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管理与仓库操作业务相关的计费合同，适用于企业仓库业务外包及三方物流运作仓库为客户提供服务的场景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费率</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管理基于合同的业务操作的计费费率</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附加费</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管理仓库操作中涉及的附加费用；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附加费分配</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管理附加费至实际业务的分配；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对账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基于仓库操作的计费结果对账功能；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发票</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管理基于对账单的仓储费用发票记录；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可视化货位</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图形化模拟仓库内的货架货位，货位存储SKU的报告</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82</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看板大屏和报表管理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通过自定义设计报表，自由灵活排版，将业务数据图形化展示、形成可钻取、业务管理为一体的可视化驾驶舱</w:t>
            </w:r>
            <w:ins w:id="20" w:author="知足者常乐 [2]" w:date="2023-01-13T13:48:00Z">
              <w:r>
                <w:rPr>
                  <w:rFonts w:hint="eastAsia" w:ascii="微软雅黑" w:hAnsi="微软雅黑" w:eastAsia="微软雅黑" w:cs="Calibri"/>
                  <w:color w:val="000000"/>
                </w:rPr>
                <w:t>与WELINK进行集成</w:t>
              </w:r>
            </w:ins>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83</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接口功能</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支持与各种外接自动化设备（AS/RS、分拣机、货到人拣选设备等等）接口</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支持与上下游多个系统及第三方系统快速对接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接口可自定义可扩展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RF管理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收货、质检、上架、移动、拣货、装车、发运等RF功能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PDA设备管理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可对PDA等扫描设备进行匹配，在系统中进行管理和状态监测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基于今麦郎的需求配置和开发</w:t>
            </w:r>
          </w:p>
        </w:tc>
      </w:tr>
      <w:tr>
        <w:tblPrEx>
          <w:tblCellMar>
            <w:top w:w="0" w:type="dxa"/>
            <w:left w:w="108" w:type="dxa"/>
            <w:bottom w:w="0" w:type="dxa"/>
            <w:right w:w="108" w:type="dxa"/>
          </w:tblCellMar>
        </w:tblPrEx>
        <w:trPr>
          <w:trHeight w:val="612"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141414"/>
              </w:rPr>
            </w:pPr>
            <w:r>
              <w:rPr>
                <w:rFonts w:hint="eastAsia" w:ascii="微软雅黑" w:hAnsi="微软雅黑" w:eastAsia="微软雅黑" w:cs="Calibri"/>
                <w:color w:val="141414"/>
                <w:lang w:bidi="ar"/>
              </w:rPr>
              <w:t>仓库作业细节记录/统计</w:t>
            </w:r>
            <w:r>
              <w:rPr>
                <w:rFonts w:hint="eastAsia" w:ascii="微软雅黑" w:hAnsi="微软雅黑" w:eastAsia="微软雅黑" w:cs="Calibri"/>
                <w:color w:val="000000"/>
                <w:lang w:bidi="ar"/>
              </w:rPr>
              <w:t>/分析</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141414"/>
              </w:rPr>
            </w:pPr>
            <w:r>
              <w:rPr>
                <w:rFonts w:hint="eastAsia" w:ascii="微软雅黑" w:hAnsi="微软雅黑" w:eastAsia="微软雅黑" w:cs="Calibri"/>
                <w:color w:val="141414"/>
                <w:lang w:bidi="ar"/>
              </w:rPr>
              <w:t>可设置统计规则，对仓库作业流程的信息进行记录，对人员、设备作业效率统计，形成统计报表，作为调整流程和人员</w:t>
            </w:r>
            <w:r>
              <w:rPr>
                <w:rFonts w:hint="eastAsia" w:ascii="微软雅黑" w:hAnsi="微软雅黑" w:eastAsia="微软雅黑" w:cs="Calibri"/>
                <w:b/>
                <w:bCs/>
                <w:color w:val="141414"/>
                <w:lang w:bidi="ar"/>
              </w:rPr>
              <w:t>kpi</w:t>
            </w:r>
            <w:r>
              <w:rPr>
                <w:rFonts w:hint="eastAsia" w:ascii="微软雅黑" w:hAnsi="微软雅黑" w:eastAsia="微软雅黑" w:cs="Calibri"/>
                <w:color w:val="141414"/>
                <w:lang w:bidi="ar"/>
              </w:rPr>
              <w:t>考核的参考依据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89</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供应商预约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供应商根据自己权限查询到仓库的采购订单或对接供应商管理系统推送信息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供应商根据对应的采购订单情况线上（对接供应商管理系统进行预约）&amp;电话向仓库预约送货时间及数量；仓库进行收货准备</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支持车辆入园后对接园区管理系统根据到园信息系统分配收货月台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92</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仓库管理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支持多仓库、多货主、多组织架构</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支持仓库分区管理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支持货位管理（自定义批量定义货位、货位类型）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支持建立库存整托库区，零拣库区，按产品分类建立库区，以及按产品的入出库频率建立A/B/C类库区，以及不合格品区，暂存区，集货区等等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96</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供应商管理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支持供应商信息维护（例如：赠品供应商或原料及包材供应商等）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支持供应商信息通过接口导入（例如：赠品供应商或原料及包材供应商等）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支持根据根据供应商定义入库商家规则</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供应商的绩效统计分析 （例如：赠品供应商或原料及包材供应商等）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100</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客户管理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支持多级客户、多渠道客户</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支持相同客户不同收货地址</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支持客户信息通过接口导入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支持根据客户查询相关出库、库存情况</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支持根据客户定义出库分配规则、波次策略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支持根据不同客户做不同优先级订单处理，及客户特殊需求配置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106</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商品管理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对进入仓库的商品进行管理，主要包括：商品的货主、批次、供应商、库存状态、包装、出入库上架策略、各包装的尺寸大小、重量等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灵活的批次设定，可设定多种批号的维护和跟踪：需要管理到供应商、合同号、批次，质量状态，且要管理到效期及生产日期等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108</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库存分配规则</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库存库位分配顺序包括：，可以按区域及区域里排列层自主定义库存库位分配顺序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按分区分层拣货路径最优进行库存分配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特殊分配策略，可以根据货主、客户、商品特性、业务类型、商品质量状态设置特殊的分配策略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活动商品及买赠品分配规则定义，可自定义设置不同货品买赠策略，实现接收主货品订单，同时匹配主销售货品及赠品库存。</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112</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拣货策略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可输入实际备货批号、数量、包装箱个数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可自动计算订单使用不同类型的包装箱个数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支持使用手持机/车载设备</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支持系统提示拣货位置，核对系统提示的库位、产品、批次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支持整托盘、整箱、拆分任务拣货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支持与AS/RS等自动化设备控制系统的接口</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可通过接口反馈实际拣货信息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119</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集货交接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根据多种规则，配置定义集货位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支持PDA（RF）出库交接：按承运商，逐箱交接、整单、整客户交接（可自定义）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可通过接口反馈实际发货信息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可以根据不同的调度情况、路线、车辆情况分道口或月台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可以在系统按照客户维护配送路线号、配送顺序号</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15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124</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月台管理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集货完成的货品，由WMS按承运商、车辆、线路、站点分配集货位或月台可配合TMS策略管控车辆到场时间、装载时间、车辆装载口、承运商车辆信息及装载进度，将原有的无秩序管理通过月台管控货物出库效率，支持车辆的加急调整（如：调拨或KA客户承运车辆优先等功能），提升客户服务满意度，加快库存周转效率，降低承运商装载等待时长，提升工作效率。</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125</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库内加工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支持组合活动套装加工BOM，分拆BOM功能。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支持对在库产品，不涉及到数量变动情况下的服务记录，例如换包装、贴标签等。可依据库内加工工作量进行绩效统计。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127</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预警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支持先进先出控制预警，安全库存预警，近效期预警，库龄预警等等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基于今麦郎的需求配置和开发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规则设置</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配置任务指派规则，可以指派不同区域人员的作业任务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上架、拣货、备货等任务</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各种任务的管理和监控，与智能硬件设备的集成和统一管理。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130</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主档数据的创建维护</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1、仓库：支持仓库自主创建，维护基本信息【编码、名称、地址、联系人等】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2、货主：支持货主自主创建，维护基本信息；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3、客户：支持客户自主创建/导入，维护基本信息；维护自提委托资质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4、货品：支持维护货品资料的维护/导入，维护托规/包装尺寸自动计算体积信息；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5、货位规划：有明确的储存区【重型货架】、拣货区域；</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135</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商品条码对照</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支持不同门店的商品编码与公司统一商品编码建立对应关系</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多地、多仓管理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可对地理上分散的多个仓库进行统一管理；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手工录入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可对系统单据进行手工录入，用于应对扫描设备无法正常使用的情况；</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仓库复制</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可以将已有仓库作为模板进行快速复制，缩短增加仓库时设置基础信息的时间。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60" w:hRule="atLeast"/>
        </w:trPr>
        <w:tc>
          <w:tcPr>
            <w:tcW w:w="10349" w:type="dxa"/>
            <w:gridSpan w:val="5"/>
            <w:tcBorders>
              <w:top w:val="nil"/>
              <w:left w:val="nil"/>
              <w:bottom w:val="single" w:color="auto" w:sz="4" w:space="0"/>
              <w:right w:val="nil"/>
            </w:tcBorders>
            <w:shd w:val="clear" w:color="auto" w:fill="auto"/>
            <w:noWrap/>
            <w:vAlign w:val="center"/>
          </w:tcPr>
          <w:p>
            <w:pPr>
              <w:spacing w:line="360" w:lineRule="auto"/>
              <w:jc w:val="center"/>
              <w:rPr>
                <w:rFonts w:ascii="微软雅黑" w:hAnsi="微软雅黑" w:eastAsia="微软雅黑" w:cs="Calibri"/>
                <w:b/>
                <w:bCs/>
                <w:color w:val="000000"/>
                <w:sz w:val="28"/>
                <w:szCs w:val="28"/>
              </w:rPr>
            </w:pPr>
            <w:r>
              <w:rPr>
                <w:rFonts w:ascii="微软雅黑" w:hAnsi="微软雅黑" w:eastAsia="微软雅黑" w:cs="宋体"/>
                <w:b/>
                <w:bCs/>
                <w:color w:val="000000"/>
                <w:sz w:val="28"/>
                <w:szCs w:val="28"/>
              </w:rPr>
              <w:t>城配仓仓储管理系统（</w:t>
            </w:r>
            <w:r>
              <w:rPr>
                <w:rFonts w:ascii="微软雅黑" w:hAnsi="微软雅黑" w:eastAsia="微软雅黑" w:cs="Calibri"/>
                <w:b/>
                <w:bCs/>
                <w:color w:val="000000"/>
                <w:sz w:val="28"/>
                <w:szCs w:val="28"/>
              </w:rPr>
              <w:t>WMS</w:t>
            </w:r>
            <w:r>
              <w:rPr>
                <w:rFonts w:ascii="微软雅黑" w:hAnsi="微软雅黑" w:eastAsia="微软雅黑" w:cs="宋体"/>
                <w:b/>
                <w:bCs/>
                <w:color w:val="000000"/>
                <w:sz w:val="28"/>
                <w:szCs w:val="28"/>
              </w:rPr>
              <w:t>）需求</w:t>
            </w:r>
          </w:p>
        </w:tc>
      </w:tr>
      <w:tr>
        <w:tblPrEx>
          <w:tblCellMar>
            <w:top w:w="0" w:type="dxa"/>
            <w:left w:w="108" w:type="dxa"/>
            <w:bottom w:w="0" w:type="dxa"/>
            <w:right w:w="108" w:type="dxa"/>
          </w:tblCellMar>
        </w:tblPrEx>
        <w:trPr>
          <w:trHeight w:val="348"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宋体"/>
                <w:color w:val="000000"/>
                <w:sz w:val="22"/>
              </w:rPr>
              <w:t>序号</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color w:val="000000"/>
                <w:sz w:val="24"/>
                <w:szCs w:val="24"/>
              </w:rPr>
            </w:pPr>
            <w:r>
              <w:rPr>
                <w:rFonts w:hint="eastAsia" w:ascii="微软雅黑" w:hAnsi="微软雅黑" w:eastAsia="微软雅黑" w:cs="Calibri"/>
                <w:b/>
                <w:bCs/>
                <w:color w:val="000000"/>
                <w:sz w:val="24"/>
                <w:szCs w:val="24"/>
              </w:rPr>
              <w:t>功能需求</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color w:val="000000"/>
                <w:sz w:val="24"/>
                <w:szCs w:val="24"/>
              </w:rPr>
            </w:pPr>
            <w:r>
              <w:rPr>
                <w:rFonts w:hint="eastAsia" w:ascii="微软雅黑" w:hAnsi="微软雅黑" w:eastAsia="微软雅黑" w:cs="Calibri"/>
                <w:b/>
                <w:bCs/>
                <w:color w:val="000000"/>
                <w:sz w:val="24"/>
                <w:szCs w:val="24"/>
              </w:rPr>
              <w:t>需求描述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sz w:val="24"/>
                <w:szCs w:val="24"/>
              </w:rPr>
            </w:pPr>
            <w:r>
              <w:rPr>
                <w:rFonts w:hint="eastAsia" w:ascii="微软雅黑" w:hAnsi="微软雅黑" w:eastAsia="微软雅黑" w:cs="Calibri"/>
                <w:b/>
                <w:bCs/>
                <w:sz w:val="24"/>
                <w:szCs w:val="24"/>
              </w:rPr>
              <w:t>需求响应</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sz w:val="24"/>
                <w:szCs w:val="24"/>
              </w:rPr>
            </w:pPr>
            <w:r>
              <w:rPr>
                <w:rFonts w:hint="eastAsia" w:ascii="微软雅黑" w:hAnsi="微软雅黑" w:eastAsia="微软雅黑" w:cs="Calibri"/>
                <w:b/>
                <w:bCs/>
                <w:sz w:val="24"/>
                <w:szCs w:val="24"/>
              </w:rPr>
              <w:t>备注说明</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库存多维度管理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可通过接口获得装车申请单（车销），支持按装车申请单，把货品转移至虚拟库位（销售车辆内）进行销售。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可通过接口获得引单订单，引单时需要查询对应准DC仓实时库存</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多包装级别识别、转换（支持定义货品的包装等级，即：单位，可自定义层级，然后根据层级维护其小包装、中包装、包装、托盘等层级关系，以及相关等级的长宽高、重量等）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能够定义货品在不同货位类型的标准量、最大存储量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能够定义货品或者货品类的上架定位策略、拣货分配策略,支持体积计算最优上架</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支持商品库内组合加工、及买赠设置管理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支持唯一码管理及条码/二维码的解析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产品可按状态分类显示（例如：合格/不合格/待检/将过期/过期等），支持严格效期管理（可选择）：库龄判断提醒 货品先进先出、先到期先出等管理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正常品/残品/不良品库存状态批量修改、库存余量不同单位换算显示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可按照批号/进仓时间预警产品将过期信息及产品长时停留仓库信息查询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可实时查询带批号、批次等库存维度库存及收发货记录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可支持库存明细的快速查询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支持产品、各批次维度的库存锁定（例如不良品锁定）、停用等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编码管理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可对无条码的商品或其它物品生成条码/二维码，以便统一管理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15</w:t>
            </w:r>
          </w:p>
        </w:tc>
        <w:tc>
          <w:tcPr>
            <w:tcW w:w="1135" w:type="dxa"/>
            <w:vMerge w:val="restart"/>
            <w:tcBorders>
              <w:top w:val="nil"/>
              <w:left w:val="single" w:color="auto" w:sz="4" w:space="0"/>
              <w:bottom w:val="single" w:color="000000"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（针对无编码商品）</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支持货品条码/二维码解析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16</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支持二维码生成采集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17</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支持唯一码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18</w:t>
            </w:r>
          </w:p>
        </w:tc>
        <w:tc>
          <w:tcPr>
            <w:tcW w:w="1135" w:type="dxa"/>
            <w:vMerge w:val="continue"/>
            <w:tcBorders>
              <w:top w:val="nil"/>
              <w:left w:val="single" w:color="auto" w:sz="4" w:space="0"/>
              <w:bottom w:val="single" w:color="000000"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条码跟踪及识别</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19</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盘点</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提供多种盘点方法，满足不同作业场景的需要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盘点策略支持实时盘点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支持按产品大类盘点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支持多种形式的手持设备盘点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支持盲盘并自动产生差异周转单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支持动态盘点、循环盘点、ABC分类盘点、动碰盘点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需保留历史盘点记录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支持产品定期循环盘点策略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27</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权限管理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系统支持具有灵活的多层级的用户授权机制，适用于大型组织的分层权限管理。对用户所属那个工作区、工作组的相关操作、查询权限。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可以根据仓库、货主、订单类型等配置用户的访问权限；定义用户属于那个货主、那个仓库</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可以根据用户角色配置用户使用系统的功能选项，包括：菜单页签、按钮、右键等。定义用户的操作（查询、修改）权限，这个定义需要做到模块级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支持根据管理需求配置密码复杂性要求，并要求用户定期修改用户密码，用户安全性策略,密码长度设置,重设密码时间控制,用户注销设置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31</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收货管理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可通过接口获得收货信息、也可通过导入和创建收货信息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可根据应到货日期提醒</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支持码垛下线后PDA/车载电脑扫描收货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9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基于工厂产品箱赋唯一码到货可实现：扫描收货、显示收货SKU名称、数量、批次、取消收货：取消验收、无标签货品可生成条码，托、箱、个（最小单位）收货单位换算、收货显示码托规则，根据到货数量提示自动按整托收货，数量可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支持一步收货（收货完成后系统直接推荐上架库位）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可根据不同产品的上架规则，系统指导上架库位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可通过接口反馈实时收货信息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允许入库任务优先级人工调整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质检/验收</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根据货品质检要求灵活进行定义质检规则</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（赠品采购场景）</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要求进行质检结果记录：验收人员按规定进行货物验收操作</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41</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上架管理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上架库位分配策略包括：合并同品，合并同品同批，找空库位，同类产品周围，相关度较高产品周围等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上架库位分配顺序包括：多种上架策略层级随意组合，可以按区域及区域里排列层自主定义库存库位分配顺序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特殊上架策略，可以根据货主、客户、商品特性、业务类型、商品质量状态设置特殊的上架策略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支持动态库位上架，支持静态库位（货品和货位对应）上架</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可根据不同货品制定不同上架策略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自动发出上架指令</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系统指导上架位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48</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订单接收</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可通过接口获得信息，也可通过导入和创建方式建立（如：车销的装车申请单和引单等）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支持客户化订单号码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分货主管理订单号码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包含但不限于以下订单类型：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入库订单类型：工厂调拨入库、销售退货入库、采购入库等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出库订单类型：线下经销商2B销售出库、调拨出库、车销出库等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库存转移</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库存相关的所有属性，状态的调整，修改批次属性，数量，货位等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55</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货权转移</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管理货物所有权的转移</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批量转移</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批量进行转移</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标准移动</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库管人员实时库存的移动调整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按单移动</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创建移动单，下发移动指令；3PL业务可籍此生成服务费用。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库存调整</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库存帐的调整，例如盘盈盘亏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装箱复核</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SKU与发货包装箱的绑定,扫描复核,称重复核,生成装箱清单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装车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SKU或则包装箱与车辆的绑定，生成装车清单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发货</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发货确认，更新库存</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63</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组装、拆装工作单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组装工作单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增值服务工作单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其他类型的增值服务加工单，例如贴标，喷码等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65</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波次规则</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可以根据货主、客户、商品、订单类型、订单优先级、重量体积限定、运输方式、车辆、线路等自定义波次模板</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可以根据派车运单号，系统生成波次订单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可根据业务变动或货主需求灵活定制个性化操作策略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根据订单头信息和货主要求自定义订单合并规则</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先进先出/先过期先出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距离远近+先进先出配货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重点客户+先进先出配货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指定批号配货（可通过接口接收指令）</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按路线批量配货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按储存位置/产品大类批量配货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75</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补货任务</w:t>
            </w:r>
          </w:p>
        </w:tc>
        <w:tc>
          <w:tcPr>
            <w:tcW w:w="5723"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需要支持主动补货（根据库位安全库存量）、被动补货（波次补货）、订单池补货（订单驱动补货）、闲时补货等，补货逻辑支持按箱及整托补货；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合同</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管理与仓库操作业务相关的计费合同，适用于企业仓库业务外包及三方物流运作仓库为客户提供服务的场景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费率</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管理基于合同的业务操作的计费费率</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附加费</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管理仓库操作中涉及的附加费用；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附加费分配</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管理附加费至实际业务的分配；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对账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基于仓库操作的计费结果对账功能；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发票</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管理基于对账单的仓储费用发票记录；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83</w:t>
            </w:r>
          </w:p>
        </w:tc>
        <w:tc>
          <w:tcPr>
            <w:tcW w:w="1135" w:type="dxa"/>
            <w:vMerge w:val="restart"/>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自定义报表</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自定义报表及各种模板，技术人员可自定义报表（提供良好的报表及标签开发工具）需满足如下报表：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箱/件单位换算、发货明细报表、人员绩效、允收期显示、客户允收期库存报表、产品查询收发存记录等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期间进销存报表导出，库存报表自动推送，分客户别库存报表，仓库总库存报表；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可视化货位</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图形化模拟仓库内的货架货位，货位存储SKU的报告</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87</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接口管理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1、管理系统对接配置，能对接三方系统</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2、查看接口对接日志记录信息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3、查看对接档案信息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4、查看对接单据信息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RF管理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收货、质检、上架、移动、拣货、装车、发运等RF功能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PDA设备管理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可对PDA等扫描设备进行匹配，在系统中进行管理和状态监测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12"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93</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仓库作业细节记录/统计/分析</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可设置统计规则，对仓库作业流程的信息进行记录，形成统计报表，作为调整流程和人员</w:t>
            </w:r>
            <w:r>
              <w:rPr>
                <w:rFonts w:hint="eastAsia" w:ascii="微软雅黑" w:hAnsi="微软雅黑" w:eastAsia="微软雅黑" w:cs="Calibri"/>
                <w:b/>
                <w:bCs/>
                <w:color w:val="000000"/>
              </w:rPr>
              <w:t>kpi</w:t>
            </w:r>
            <w:r>
              <w:rPr>
                <w:rFonts w:hint="eastAsia" w:ascii="微软雅黑" w:hAnsi="微软雅黑" w:eastAsia="微软雅黑" w:cs="Calibri"/>
                <w:color w:val="141414"/>
              </w:rPr>
              <w:t>考核的参考依据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人员绩效管理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有绩效管理功能，可设置自定义绩效方案，对仓库作业效率进行统计分析；</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95</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库存分配规则</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库存库位分配顺序包括：，可以按区域及区域里排列层自主定义库存库位分配顺序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按分区分层拣货路径最优进行库存分配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特殊分配策略，可以根据货主、客户、商品特性、业务类型、商品质量状态设置特殊的分配策略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分配按照客户允收期配置锁定库存、体积计算、控制信息、自动计算效期控制功能等功能、重物/抛物设置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活动商品及买赠品分配规则定义，可自定义设置不同货品买赠策略，实现接收主货品订单，同时匹配主销售货品及赠品库存。</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100</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拣货策略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可输入实际备货批号、数量、包装箱个数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可自动计算订单使用不同类型的包装箱个数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支持使用手持机/车载设备</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支持系统提示拣货位置，核对系统提示的库位、产品、批次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支持整托盘、整箱、拆分任务拣货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拣货路线设置：拣货按照允收期推荐拣货库位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拣货位锁定设置商品固定货位设置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支持与AS/RS等自动化设备控制系统的接口</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可通过接口反馈实际拣货信息；多货主统一分配路径拣货</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109</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集货交接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根据多种规则，配置定义集货位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支持PDA（RF）出库交接：按承运商，逐箱交接、整单、整客户交接（可自定义），发货单证的相关打印：路单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可通过接口反馈实际发货信息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可以根据不同的调度情况、路线、车辆情况分道口或月台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可以在系统按照客户维护配送路线号、配送顺序号</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车销收款</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记录每日车销员收费金额自动生成收费信息报表（包括每个车销员项下的每个门店收费金额），传回准DC财务，由财务每日与车销员对账</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115</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库内加工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支持组合活动套装加工BOM，分拆BOM功能。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支持对在库产品，不涉及到数量变动情况下的服务记录，例如换包装、贴标签等。可依据库内加工工作量进行绩效统计。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KPI 指标评估体系</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库内作业效率KPI指标设定</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预警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支持允收期预警，先进先出控制预警，安全库存预警，近效期预警，库龄预警等等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119</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仓库管理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支持多仓库、多货主、多组织架构（总库存导出）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支持仓库分区管理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支持货位管理（自定义批量定义货位、货位类型）</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支持建立库存整托库区，零拣库区，按产品分类建立库区，以及按产品的入出库频率建立A/B/C类库区，以及不合格品区，暂存区，集货区等等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123</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客户管理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支持多级客户、重点客户、特殊渠道客户、经销商客户、2小B客户（小商超门店客户）等等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支持相同客户不同收货地址</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支持客户信息通过接口导入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支持根据客户查询相关出库、库存情况</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支持根据客户定义出库分配规则、波次策略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支持根据不同客户做不同优先级订单处理，及客户特殊需求，配置允收期设置。缺货订单不允许审核，订单暂时挂起、且显示缺货原因</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129</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商品管理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对进入仓库的商品进行管理，主要包括：商品的货主、批次、供应商、库存状态、包装、出入库上架策略、各包装的尺寸大小、重量等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灵活的批次设定，可设定多种批号的维护和跟踪：需要管理到供应商、合同号、批次，质量状态，且要管理到效期及生产日期等。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可维护产品信息、体积计算、控制信息、自动计算效期控制功能等功能、重物/抛物设置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规则设置</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配置任务指派规则，可以指派不同区域人员的作业任务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133</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上架、拣货、备货等任务</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各种任务的管理和监控，与智能硬件设备的集成和统一管理。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134</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主档数据的创建维护</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1、仓库：支持仓库自主创建，维护基本信息【编码、名称、地址、联系人等】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2、货主：支持货主自主创建，维护基本信息；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3、客户：支持客户自主创建/导入，维护基本信息；维护自提委托资质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4、货品：支持维护货品资料的维护/导入，维护托规/包装尺寸自动计算体积信息；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5、货位规划：有明确的储存区【重型货架】、拣货区域；</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商品条码对照</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支持不同门店的商品编码与公司统一商品编码建立对应关系</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140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多地、多仓管理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可对地理上分散的多个仓库进行统一管理；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141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手工录入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可对系统单据进行手工录入，用于应对扫描设备无法正常使用的情况；</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142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仓库复制</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可以将已有仓库作为模板进行快速复制，缩短增加仓库时设置基础信息的时间。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12"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143</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hint="eastAsia" w:ascii="微软雅黑" w:hAnsi="微软雅黑" w:eastAsia="微软雅黑" w:cs="Calibri"/>
                <w:color w:val="000000"/>
                <w:sz w:val="22"/>
              </w:rPr>
              <w:t>效期管理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可按照商品别、客户别、配送点别设定效期管理；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12"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144</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hint="eastAsia" w:ascii="微软雅黑" w:hAnsi="微软雅黑" w:eastAsia="微软雅黑" w:cs="Calibri"/>
                <w:color w:val="000000"/>
                <w:sz w:val="22"/>
              </w:rPr>
              <w:t>拣货策略</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总量拣货，订单别拣货、车辆别拣货等多种拣货策略配置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12" w:hRule="atLeast"/>
          <w:ins w:id="21" w:author="知足者常乐 [2]" w:date="2023-01-13T13:43:00Z"/>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ins w:id="22" w:author="知足者常乐 [2]" w:date="2023-01-13T13:43:00Z"/>
                <w:rFonts w:ascii="微软雅黑" w:hAnsi="微软雅黑" w:eastAsia="微软雅黑" w:cs="Calibri"/>
                <w:color w:val="000000"/>
                <w:sz w:val="22"/>
              </w:rPr>
            </w:pPr>
            <w:del w:id="23" w:author="知足者常乐 [2]" w:date="2023-01-13T13:43:00Z">
              <w:commentRangeStart w:id="0"/>
              <w:r>
                <w:rPr>
                  <w:rFonts w:ascii="微软雅黑" w:hAnsi="微软雅黑" w:eastAsia="微软雅黑" w:cs="Calibri"/>
                  <w:color w:val="000000"/>
                  <w:sz w:val="22"/>
                </w:rPr>
                <w:delText>82</w:delText>
              </w:r>
            </w:del>
            <w:ins w:id="24" w:author="知足者常乐 [2]" w:date="2023-01-13T13:43:00Z">
              <w:r>
                <w:rPr>
                  <w:rFonts w:hint="eastAsia" w:ascii="微软雅黑" w:hAnsi="微软雅黑" w:eastAsia="微软雅黑" w:cs="Calibri"/>
                  <w:color w:val="000000"/>
                  <w:sz w:val="22"/>
                </w:rPr>
                <w:t>145</w:t>
              </w:r>
            </w:ins>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rPr>
                <w:ins w:id="25" w:author="知足者常乐 [2]" w:date="2023-01-13T13:43:00Z"/>
                <w:rFonts w:ascii="微软雅黑" w:hAnsi="微软雅黑" w:eastAsia="微软雅黑" w:cs="Calibri"/>
                <w:color w:val="000000"/>
                <w:sz w:val="22"/>
              </w:rPr>
            </w:pPr>
            <w:r>
              <w:rPr>
                <w:rFonts w:hint="eastAsia" w:ascii="微软雅黑" w:hAnsi="微软雅黑" w:eastAsia="微软雅黑" w:cs="Calibri"/>
                <w:color w:val="000000"/>
              </w:rPr>
              <w:t>看板大屏和报表管理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ins w:id="26" w:author="知足者常乐 [2]" w:date="2023-01-13T13:43:00Z"/>
                <w:rFonts w:ascii="微软雅黑" w:hAnsi="微软雅黑" w:eastAsia="微软雅黑" w:cs="Calibri"/>
                <w:color w:val="000000"/>
              </w:rPr>
            </w:pPr>
            <w:r>
              <w:rPr>
                <w:rFonts w:hint="eastAsia" w:ascii="微软雅黑" w:hAnsi="微软雅黑" w:eastAsia="微软雅黑" w:cs="Calibri"/>
                <w:color w:val="000000"/>
              </w:rPr>
              <w:t>通过自定义设计报表，自由灵活排版，将业务数据图形化展示、形成可钻取、业务管理为一体的可视化驾驶舱</w:t>
            </w:r>
            <w:ins w:id="27" w:author="知足者常乐 [2]" w:date="2023-01-13T13:47:00Z">
              <w:r>
                <w:rPr>
                  <w:rFonts w:hint="eastAsia" w:ascii="微软雅黑" w:hAnsi="微软雅黑" w:eastAsia="微软雅黑" w:cs="Calibri"/>
                  <w:color w:val="000000"/>
                </w:rPr>
                <w:t>与WELINK进行集成</w:t>
              </w:r>
            </w:ins>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ins w:id="28" w:author="知足者常乐 [2]" w:date="2023-01-13T13:43:00Z"/>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center"/>
          </w:tcPr>
          <w:p>
            <w:pPr>
              <w:spacing w:line="360" w:lineRule="auto"/>
              <w:jc w:val="center"/>
              <w:rPr>
                <w:ins w:id="29" w:author="知足者常乐 [2]" w:date="2023-01-13T13:43:00Z"/>
                <w:rFonts w:ascii="微软雅黑" w:hAnsi="微软雅黑" w:eastAsia="微软雅黑" w:cs="Calibri"/>
                <w:color w:val="000000"/>
                <w:sz w:val="22"/>
              </w:rPr>
            </w:pPr>
            <w:r>
              <w:rPr>
                <w:rFonts w:hint="eastAsia" w:ascii="微软雅黑" w:hAnsi="微软雅黑" w:eastAsia="微软雅黑" w:cs="Calibri"/>
              </w:rPr>
              <w:t>基于今麦郎的需求配置和开发</w:t>
            </w:r>
            <w:commentRangeEnd w:id="0"/>
            <w:r>
              <w:commentReference w:id="0"/>
            </w:r>
          </w:p>
        </w:tc>
      </w:tr>
      <w:tr>
        <w:tblPrEx>
          <w:tblCellMar>
            <w:top w:w="0" w:type="dxa"/>
            <w:left w:w="108" w:type="dxa"/>
            <w:bottom w:w="0" w:type="dxa"/>
            <w:right w:w="108" w:type="dxa"/>
          </w:tblCellMar>
        </w:tblPrEx>
        <w:trPr>
          <w:trHeight w:val="360" w:hRule="atLeast"/>
        </w:trPr>
        <w:tc>
          <w:tcPr>
            <w:tcW w:w="10349" w:type="dxa"/>
            <w:gridSpan w:val="5"/>
            <w:tcBorders>
              <w:top w:val="nil"/>
              <w:left w:val="nil"/>
              <w:bottom w:val="single" w:color="auto" w:sz="4" w:space="0"/>
              <w:right w:val="nil"/>
            </w:tcBorders>
            <w:shd w:val="clear" w:color="auto" w:fill="auto"/>
            <w:noWrap/>
            <w:vAlign w:val="center"/>
          </w:tcPr>
          <w:p>
            <w:pPr>
              <w:spacing w:line="360" w:lineRule="auto"/>
              <w:jc w:val="center"/>
              <w:rPr>
                <w:rFonts w:ascii="微软雅黑" w:hAnsi="微软雅黑" w:eastAsia="微软雅黑" w:cs="Calibri"/>
                <w:b/>
                <w:bCs/>
                <w:color w:val="000000"/>
                <w:sz w:val="28"/>
                <w:szCs w:val="28"/>
              </w:rPr>
            </w:pPr>
            <w:r>
              <w:rPr>
                <w:rFonts w:ascii="微软雅黑" w:hAnsi="微软雅黑" w:eastAsia="微软雅黑" w:cs="宋体"/>
                <w:b/>
                <w:bCs/>
                <w:color w:val="000000"/>
                <w:sz w:val="28"/>
                <w:szCs w:val="28"/>
              </w:rPr>
              <w:t>城配运输管理系统（</w:t>
            </w:r>
            <w:r>
              <w:rPr>
                <w:rFonts w:ascii="微软雅黑" w:hAnsi="微软雅黑" w:eastAsia="微软雅黑" w:cs="Calibri"/>
                <w:b/>
                <w:bCs/>
                <w:color w:val="000000"/>
                <w:sz w:val="28"/>
                <w:szCs w:val="28"/>
              </w:rPr>
              <w:t>TMS</w:t>
            </w:r>
            <w:r>
              <w:rPr>
                <w:rFonts w:ascii="微软雅黑" w:hAnsi="微软雅黑" w:eastAsia="微软雅黑" w:cs="宋体"/>
                <w:b/>
                <w:bCs/>
                <w:color w:val="000000"/>
                <w:sz w:val="28"/>
                <w:szCs w:val="28"/>
              </w:rPr>
              <w:t>）需求</w:t>
            </w:r>
          </w:p>
        </w:tc>
      </w:tr>
      <w:tr>
        <w:tblPrEx>
          <w:tblCellMar>
            <w:top w:w="0" w:type="dxa"/>
            <w:left w:w="108" w:type="dxa"/>
            <w:bottom w:w="0" w:type="dxa"/>
            <w:right w:w="108" w:type="dxa"/>
          </w:tblCellMar>
        </w:tblPrEx>
        <w:trPr>
          <w:trHeight w:val="348"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b/>
                <w:bCs/>
                <w:color w:val="000000"/>
                <w:sz w:val="22"/>
                <w:rPrChange w:id="30" w:author="Lan Rambo" w:date="2023-01-12T15:49:00Z">
                  <w:rPr>
                    <w:rFonts w:ascii="微软雅黑" w:hAnsi="微软雅黑" w:eastAsia="微软雅黑" w:cs="Calibri"/>
                    <w:color w:val="000000"/>
                    <w:sz w:val="22"/>
                  </w:rPr>
                </w:rPrChange>
              </w:rPr>
            </w:pPr>
            <w:r>
              <w:rPr>
                <w:rFonts w:ascii="微软雅黑" w:hAnsi="微软雅黑" w:eastAsia="微软雅黑" w:cs="宋体"/>
                <w:b/>
                <w:bCs/>
                <w:color w:val="000000"/>
                <w:sz w:val="22"/>
                <w:rPrChange w:id="31" w:author="Lan Rambo" w:date="2023-01-12T15:49:00Z">
                  <w:rPr>
                    <w:rFonts w:ascii="微软雅黑" w:hAnsi="微软雅黑" w:eastAsia="微软雅黑" w:cs="宋体"/>
                    <w:color w:val="000000"/>
                    <w:sz w:val="22"/>
                  </w:rPr>
                </w:rPrChange>
              </w:rPr>
              <w:t>序号</w:t>
            </w:r>
          </w:p>
        </w:tc>
        <w:tc>
          <w:tcPr>
            <w:tcW w:w="1135"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b/>
                <w:bCs/>
                <w:color w:val="000000"/>
                <w:sz w:val="21"/>
                <w:szCs w:val="21"/>
                <w:rPrChange w:id="32" w:author="Lan Rambo" w:date="2023-01-12T15:49:00Z">
                  <w:rPr>
                    <w:rFonts w:ascii="微软雅黑" w:hAnsi="微软雅黑" w:eastAsia="微软雅黑" w:cs="Calibri"/>
                    <w:b/>
                    <w:bCs/>
                    <w:color w:val="000000"/>
                    <w:sz w:val="24"/>
                    <w:szCs w:val="24"/>
                  </w:rPr>
                </w:rPrChange>
              </w:rPr>
            </w:pPr>
            <w:r>
              <w:rPr>
                <w:rFonts w:hint="eastAsia" w:ascii="微软雅黑" w:hAnsi="微软雅黑" w:eastAsia="微软雅黑" w:cs="Calibri"/>
                <w:b/>
                <w:bCs/>
                <w:color w:val="000000"/>
                <w:sz w:val="21"/>
                <w:szCs w:val="21"/>
                <w:rPrChange w:id="33" w:author="Lan Rambo" w:date="2023-01-12T15:49:00Z">
                  <w:rPr>
                    <w:rFonts w:hint="eastAsia" w:ascii="微软雅黑" w:hAnsi="微软雅黑" w:eastAsia="微软雅黑" w:cs="Calibri"/>
                    <w:b/>
                    <w:bCs/>
                    <w:color w:val="000000"/>
                    <w:sz w:val="24"/>
                    <w:szCs w:val="24"/>
                  </w:rPr>
                </w:rPrChange>
              </w:rPr>
              <w:t>功能需求</w:t>
            </w:r>
          </w:p>
        </w:tc>
        <w:tc>
          <w:tcPr>
            <w:tcW w:w="5723" w:type="dxa"/>
            <w:tcBorders>
              <w:top w:val="nil"/>
              <w:left w:val="nil"/>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b/>
                <w:bCs/>
                <w:color w:val="000000"/>
                <w:sz w:val="21"/>
                <w:szCs w:val="21"/>
                <w:rPrChange w:id="34" w:author="Lan Rambo" w:date="2023-01-12T15:49:00Z">
                  <w:rPr>
                    <w:rFonts w:ascii="微软雅黑" w:hAnsi="微软雅黑" w:eastAsia="微软雅黑" w:cs="Calibri"/>
                    <w:b/>
                    <w:bCs/>
                    <w:color w:val="000000"/>
                    <w:sz w:val="24"/>
                    <w:szCs w:val="24"/>
                  </w:rPr>
                </w:rPrChange>
              </w:rPr>
            </w:pPr>
            <w:r>
              <w:rPr>
                <w:rFonts w:hint="eastAsia" w:ascii="微软雅黑" w:hAnsi="微软雅黑" w:eastAsia="微软雅黑" w:cs="Calibri"/>
                <w:b/>
                <w:bCs/>
                <w:color w:val="000000"/>
                <w:sz w:val="21"/>
                <w:szCs w:val="21"/>
                <w:rPrChange w:id="35" w:author="Lan Rambo" w:date="2023-01-12T15:49:00Z">
                  <w:rPr>
                    <w:rFonts w:hint="eastAsia" w:ascii="微软雅黑" w:hAnsi="微软雅黑" w:eastAsia="微软雅黑" w:cs="Calibri"/>
                    <w:b/>
                    <w:bCs/>
                    <w:color w:val="000000"/>
                    <w:sz w:val="24"/>
                    <w:szCs w:val="24"/>
                  </w:rPr>
                </w:rPrChange>
              </w:rPr>
              <w:t>需求描述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sz w:val="21"/>
                <w:szCs w:val="21"/>
                <w:rPrChange w:id="36" w:author="Lan Rambo" w:date="2023-01-12T15:49:00Z">
                  <w:rPr>
                    <w:rFonts w:ascii="微软雅黑" w:hAnsi="微软雅黑" w:eastAsia="微软雅黑" w:cs="Calibri"/>
                    <w:b/>
                    <w:bCs/>
                    <w:sz w:val="24"/>
                    <w:szCs w:val="24"/>
                  </w:rPr>
                </w:rPrChange>
              </w:rPr>
            </w:pPr>
            <w:r>
              <w:rPr>
                <w:rFonts w:hint="eastAsia" w:ascii="微软雅黑" w:hAnsi="微软雅黑" w:eastAsia="微软雅黑" w:cs="Calibri"/>
                <w:b/>
                <w:bCs/>
                <w:sz w:val="21"/>
                <w:szCs w:val="21"/>
                <w:rPrChange w:id="37" w:author="Lan Rambo" w:date="2023-01-12T15:49:00Z">
                  <w:rPr>
                    <w:rFonts w:hint="eastAsia" w:ascii="微软雅黑" w:hAnsi="微软雅黑" w:eastAsia="微软雅黑" w:cs="Calibri"/>
                    <w:b/>
                    <w:bCs/>
                    <w:sz w:val="24"/>
                    <w:szCs w:val="24"/>
                  </w:rPr>
                </w:rPrChange>
              </w:rPr>
              <w:t>需求响应</w:t>
            </w:r>
          </w:p>
        </w:tc>
        <w:tc>
          <w:tcPr>
            <w:tcW w:w="17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b/>
                <w:bCs/>
                <w:sz w:val="21"/>
                <w:szCs w:val="21"/>
                <w:rPrChange w:id="38" w:author="Lan Rambo" w:date="2023-01-12T15:49:00Z">
                  <w:rPr>
                    <w:rFonts w:ascii="微软雅黑" w:hAnsi="微软雅黑" w:eastAsia="微软雅黑" w:cs="Calibri"/>
                    <w:b/>
                    <w:bCs/>
                    <w:sz w:val="24"/>
                    <w:szCs w:val="24"/>
                  </w:rPr>
                </w:rPrChange>
              </w:rPr>
            </w:pPr>
            <w:r>
              <w:rPr>
                <w:rFonts w:hint="eastAsia" w:ascii="微软雅黑" w:hAnsi="微软雅黑" w:eastAsia="微软雅黑" w:cs="Calibri"/>
                <w:b/>
                <w:bCs/>
                <w:sz w:val="21"/>
                <w:szCs w:val="21"/>
                <w:rPrChange w:id="39" w:author="Lan Rambo" w:date="2023-01-12T15:49:00Z">
                  <w:rPr>
                    <w:rFonts w:hint="eastAsia" w:ascii="微软雅黑" w:hAnsi="微软雅黑" w:eastAsia="微软雅黑" w:cs="Calibri"/>
                    <w:b/>
                    <w:bCs/>
                    <w:sz w:val="24"/>
                    <w:szCs w:val="24"/>
                  </w:rPr>
                </w:rPrChange>
              </w:rPr>
              <w:t>备注说明</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运输-基础数据</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支持基于网点基本信息进行权限控制以及定义仓库的级别、类型、性质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商品管理：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1、可维护商品的基本信息(长、宽、高、重量、体积等)以及商品的类型、存储条件以及商品的条码、包装关系；可维护商品的单位；</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货主管理：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1、支持维护货主信息，用于权限控制，业务操作</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2、可以支持维护货主合同信息，用于查询，记录、货主费率的引用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客户管理：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支持权限控制以及维护客户的等级、性质，电子围栏定义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车型管理：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支持车型限制，例如限制货主不能使用某些车型运输</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供应商管理：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1、车队/供应商的基本信息创建和维护，用于portal权限控制</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2、维护运输工具的类型，高栏车、厢式货车等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支持司机和配送员基本信息创建维护，可定义司机的资质、驾驶证相关信息上传、可定义配送员的资质相关信息上传</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支持线路基本信息的管理，支持收发货单位、四级地址两种模式配置线路信息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支持与WMS数据接口</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可实现在TMS打印拣货单、出货单，订单等有关单据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可实现出货单、拣货单，订单按照顺序打印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19</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订单管理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运输订单：新增/修改/删除运单信息；需打印运单，可支持批量查询导出，运单格式标准化</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运单上信息包括：运单基础信息、配送客户、客户地址、送货时间、货物信息；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系统支持同城配送、仓间调拨多种业务模式；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支持标准的常用接口；</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支持订单EXCEL模版导入与导出；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支持物流订单批量确认；</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支持运输订单分段与分量查询、导入与导出；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订单执行状态：运输订单状态查询，支持运单状态颜色自定义；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27</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调度管理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1．区域调度功能：支持行政片区为区域、手工在地图绘制片区；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1.1支持划分片区配送，片区与承运商绑定，片区订单自动分配给某个承运商、也可以与某些车辆绑定；</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29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1.2支持片区内订单总量、配送点数、配送体积、重量等自动统计；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1.3支持片区内一键派单功能；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1.4支持片区内排单后的手工调整；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2．地图调度功能：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2.1；支持地图全选订单后直接发送给承运商或司机；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2.2支持地图圈选派单，所有订单在地图上显示；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2.3支持地图上订单总量、配送点数、配送体积、重量等自动统计；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2.4支持地图全选订单的数量、重量、配送客户等统计；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2.5支持地图排单后的订单调整；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2.6支持订单排单后的最佳路线显示;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39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3、线路排单管理功能：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3.1支持固定路线排单，调度对路线进行设置和定义；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3.2支持路线配送顺序的设置并地图显示效果；</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3.3支持线路的合并、拆分和调整；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4、特殊订单管理：支持特殊订单的定义并用不同颜色显示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4.1支持超期订单的提醒显示；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4.2支持退货订单的特殊显示；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4.3 支持订单配送的特殊窗口显示；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支持对未发车之前的发车单进行改派，并且可以对当前发车单的车辆数据进行修改；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支持WMS装载确认后自动发车，也可使用发车功能进行操作；</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49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支持对当前发车单在途时产生的住宿、餐饮、过路费(ETC)进行登记；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支持对当前发车单在途时产生的异常进行登记（包括签收异常、车辆本身异常、路况异常、天气异常、揽收异常；）</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支持对当前调度单执行取消；</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支持对车辆到达时间、车辆发车时间进行记录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支持送货抵达、揽收抵达、到仓签收时的电子围栏校验</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支持对签收信息登记(拒收、异常信息)；支持纸质回单拍照上传</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55</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跟踪管理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运单跟踪：运单跟踪信息，可记录从排单、装车、配载、交付、回单等环节的操作信息；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生成对应的跟踪信息；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支持在运单下，承运商手工新增跟踪信息；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GPS当前位置：通过GPS接口定时获取车辆GPS当前位置；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59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可在电脑和手机地图上显示车辆GPS当前位置及当前配载信息；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可用车辆图标颜色标明车辆的当前状态；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跟承运商的数据对接（G7/易流科技/捷依），提供标准的接口；</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司机可用微信小程序查询当车次任务相关的送货信息（终端客户，SKU、客户、箱数、订单号）；</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司机可用微信小程序进行相关的签收交付功能；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公司管理人员可在电脑端查询所有线路的送货完成情况（签收箱数、未签收箱数）；</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查询条件可为终端客户，线路、送货日期、订单日期、客户等任意一组合查询；</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可以实时监控订单配送异常情况；</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以上查询数据都可通过EXCEL导出；</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68</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日志管理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运单日志：可查询运单上的委托客户、始发站、目的站的修改记录；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69</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货物日志：可查询货物件数、重量、体积、删除时的操作记录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车辆日志：可查询承运商、始发站、中转站、目的站的修改记录；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合同维护</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维护承运商及客户的运输合同相关信息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费率维护</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维护基于合同的计费费率明细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73</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运费补贴</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维护基于合同的运费补贴条款</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时效管理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维护基于合同的时效条款</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75</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询价</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发起基于运输任务的询价，可邀请指定承运商参与；并对结果进行选择开标，开标后转化为正式合同</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报价</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承运商基于询价要求，在线提供相应的报价</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应收凭证</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管理基于运单生成的凭证信息；通过费用调整等类型，对运单费用进行调整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应收对账单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提供基于应收凭证的对账清单，确认范围内的应收费用；管理开票信息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79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实收</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记录针对应收发票的实际收款信息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应付凭证</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管理基于运单生成的凭证信息；通过费用调整等类型，对运单费用进行调整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应付对账单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提供基于应付凭证的对账清单，确认范围内的应付费用；管理开票信息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实付</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记录针对应付发票的实际付款信息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83</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报表</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业务量报表：发车量汇总——按分公司汇总显示截止查询前一日，以该分公司为始发地的发干线车辆/城配车辆的当日/当月累计发车量；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发车量每月汇总——按分公司汇总显示每月以该分公司为始发地的干线车辆/城配的发车量等报表；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85</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其他报表：业务相关统计报表；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86</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路径优化</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系统自动计算最短配送顺序；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基于TMS的规则策略进行计算指导</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支持司机移动端自动调用导航功能；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88</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司机调整配送顺序；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89</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签收管理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送达确认：可做确认到达，并记录车辆到达时间，可作为运输时效的考核依据；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90</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可做签收订单异常登记，记录异常信息；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91</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支持车辆回程时可接收退回货物的功能；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已全部签收的运单历史查询一览；</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支持手机端设置交付的电子围栏；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支持司机移动端上传回单等；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95</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车队管理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车辆基础信息登记，包括车辆类型、车辆归属、规格型号等；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上传车辆相关附件；</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97</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自有司机管理：登记自有司机基础信息；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98</w:t>
            </w:r>
          </w:p>
        </w:tc>
        <w:tc>
          <w:tcPr>
            <w:tcW w:w="1135" w:type="dxa"/>
            <w:vMerge w:val="restart"/>
            <w:tcBorders>
              <w:top w:val="nil"/>
              <w:left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ins w:id="40" w:author="知足者常乐 [2]" w:date="2023-01-13T13:46:00Z">
              <w:r>
                <w:rPr>
                  <w:rFonts w:hint="eastAsia" w:ascii="微软雅黑" w:hAnsi="微软雅黑" w:eastAsia="微软雅黑" w:cs="Calibri"/>
                  <w:color w:val="000000"/>
                </w:rPr>
                <w:t>看板大屏和报表管理</w:t>
              </w:r>
            </w:ins>
            <w:del w:id="41" w:author="知足者常乐 [2]" w:date="2023-01-13T13:46:00Z">
              <w:r>
                <w:rPr>
                  <w:rFonts w:hint="eastAsia" w:ascii="微软雅黑" w:hAnsi="微软雅黑" w:eastAsia="微软雅黑" w:cs="Calibri"/>
                  <w:color w:val="000000"/>
                </w:rPr>
                <w:delText>看板</w:delText>
              </w:r>
            </w:del>
          </w:p>
          <w:p>
            <w:pPr>
              <w:spacing w:line="360" w:lineRule="auto"/>
              <w:rPr>
                <w:rFonts w:ascii="微软雅黑" w:hAnsi="微软雅黑" w:eastAsia="微软雅黑" w:cs="Calibri"/>
                <w:color w:val="000000"/>
              </w:rPr>
            </w:pPr>
            <w:del w:id="42" w:author="知足者常乐 [2]" w:date="2023-01-13T13:46:00Z">
              <w:r>
                <w:rPr>
                  <w:rFonts w:hint="eastAsia" w:ascii="微软雅黑" w:hAnsi="微软雅黑" w:eastAsia="微软雅黑" w:cs="Calibri"/>
                  <w:color w:val="000000"/>
                </w:rPr>
                <w:delText>看板大屏和报表管理</w:delText>
              </w:r>
            </w:del>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支持实时显示每个订单的配送状态；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99</w:t>
            </w:r>
          </w:p>
        </w:tc>
        <w:tc>
          <w:tcPr>
            <w:tcW w:w="1135" w:type="dxa"/>
            <w:vMerge w:val="continue"/>
            <w:tcBorders>
              <w:left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支持实时显示每个车辆的运行轨迹；</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100</w:t>
            </w:r>
          </w:p>
        </w:tc>
        <w:tc>
          <w:tcPr>
            <w:tcW w:w="1135" w:type="dxa"/>
            <w:vMerge w:val="continue"/>
            <w:tcBorders>
              <w:left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支持显示本月、本周、当日的订单数量统计图表；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101</w:t>
            </w:r>
          </w:p>
        </w:tc>
        <w:tc>
          <w:tcPr>
            <w:tcW w:w="1135" w:type="dxa"/>
            <w:vMerge w:val="continue"/>
            <w:tcBorders>
              <w:left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支持实时统计显示当月销量最大的前十名客户及其当前累加销量；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基于今好运的需求配置和开发</w:t>
            </w:r>
          </w:p>
        </w:tc>
      </w:tr>
      <w:tr>
        <w:tblPrEx>
          <w:tblCellMar>
            <w:top w:w="0" w:type="dxa"/>
            <w:left w:w="108" w:type="dxa"/>
            <w:bottom w:w="0" w:type="dxa"/>
            <w:right w:w="108" w:type="dxa"/>
          </w:tblCellMar>
        </w:tblPrEx>
        <w:trPr>
          <w:trHeight w:val="300" w:hRule="atLeast"/>
          <w:ins w:id="43" w:author="知足者常乐 [2]" w:date="2023-01-13T13:45:00Z"/>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ins w:id="44" w:author="知足者常乐 [2]" w:date="2023-01-13T13:45:00Z"/>
                <w:rFonts w:ascii="微软雅黑" w:hAnsi="微软雅黑" w:eastAsia="微软雅黑" w:cs="Calibri"/>
                <w:color w:val="000000"/>
                <w:sz w:val="22"/>
              </w:rPr>
            </w:pPr>
            <w:r>
              <w:rPr>
                <w:rFonts w:hint="eastAsia" w:ascii="微软雅黑" w:hAnsi="微软雅黑" w:eastAsia="微软雅黑" w:cs="Calibri"/>
                <w:color w:val="000000"/>
                <w:sz w:val="22"/>
              </w:rPr>
              <w:t>145</w:t>
            </w:r>
          </w:p>
        </w:tc>
        <w:tc>
          <w:tcPr>
            <w:tcW w:w="1135" w:type="dxa"/>
            <w:vMerge w:val="continue"/>
            <w:tcBorders>
              <w:left w:val="single" w:color="auto" w:sz="4" w:space="0"/>
              <w:bottom w:val="single" w:color="auto" w:sz="4" w:space="0"/>
              <w:right w:val="single" w:color="auto" w:sz="4" w:space="0"/>
            </w:tcBorders>
            <w:vAlign w:val="center"/>
          </w:tcPr>
          <w:p>
            <w:pPr>
              <w:spacing w:line="360" w:lineRule="auto"/>
              <w:rPr>
                <w:ins w:id="45" w:author="知足者常乐 [2]" w:date="2023-01-13T13:45:00Z"/>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ins w:id="46" w:author="知足者常乐 [2]" w:date="2023-01-13T13:45:00Z"/>
                <w:rFonts w:ascii="微软雅黑" w:hAnsi="微软雅黑" w:eastAsia="微软雅黑" w:cs="Calibri"/>
                <w:color w:val="000000"/>
              </w:rPr>
            </w:pPr>
            <w:r>
              <w:rPr>
                <w:rFonts w:hint="eastAsia" w:ascii="微软雅黑" w:hAnsi="微软雅黑" w:eastAsia="微软雅黑" w:cs="Calibri"/>
                <w:color w:val="000000"/>
              </w:rPr>
              <w:t>通过自定义设计报表，自由灵活排版，将业务数据图形化展示、形成可钻取、业务管理为一体的可视化驾驶舱</w:t>
            </w:r>
            <w:ins w:id="47" w:author="知足者常乐 [2]" w:date="2023-01-13T13:47:00Z">
              <w:r>
                <w:rPr>
                  <w:rFonts w:hint="eastAsia" w:ascii="微软雅黑" w:hAnsi="微软雅黑" w:eastAsia="微软雅黑" w:cs="Calibri"/>
                  <w:color w:val="000000"/>
                </w:rPr>
                <w:t xml:space="preserve"> 与WELINK进行集成</w:t>
              </w:r>
            </w:ins>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ins w:id="48" w:author="知足者常乐 [2]" w:date="2023-01-13T13:45:00Z"/>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000000" w:fill="FFFFFF"/>
            <w:vAlign w:val="center"/>
          </w:tcPr>
          <w:p>
            <w:pPr>
              <w:spacing w:line="360" w:lineRule="auto"/>
              <w:jc w:val="center"/>
              <w:rPr>
                <w:ins w:id="49" w:author="知足者常乐 [2]" w:date="2023-01-13T13:45:00Z"/>
                <w:rFonts w:ascii="微软雅黑" w:hAnsi="微软雅黑" w:eastAsia="微软雅黑" w:cs="Calibri"/>
              </w:rPr>
            </w:pPr>
            <w:r>
              <w:rPr>
                <w:rFonts w:hint="eastAsia" w:ascii="微软雅黑" w:hAnsi="微软雅黑" w:eastAsia="微软雅黑" w:cs="Calibri"/>
              </w:rPr>
              <w:t>基于今麦郎的需求配置和开发</w:t>
            </w:r>
            <w:r>
              <w:commentReference w:id="1"/>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102</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移动端</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1.支持手机端、PC端联动功能。提供管理层小程序和司机版小程序；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2.可以在微信小程序里查询所有订单的实时状态、异常上报；</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104</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3.在小程序里查看每个配送车辆的实时位置，满载率，及完成配送的订单数量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105</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系统管理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包括用户权限管理；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106</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系统参数维护等功能。</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运费估算</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基于现有订单及合同，预估不同方式下的运输费用</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9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配载</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发货订单审核后，生成配载任务；配载过程根据维护的规则，判断运单是否需要匹配线路，并根据规则执行手工、自动分段；并可依据地图或者货量做分单配载；指定运输任务的具体运输方式和具体的承运商，并下达生成运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109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波次设置</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设定条件，对满足筛选条件的配载任务做自动的处理；处理流程可根据实际业务需求进行定义，可选择分段、合并、指派承运商等处理步骤；并制定波次的运行频率和波次容量</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波次计划</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查看和调整波次运行的结果，并下达运单或取消波次</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111</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运输方式</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常见的有市内运输、长途运输、陆运、海运、铁路运输等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112</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运单</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管理配载生成的运单，委托至承运商，确认提货，调整运单；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113</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预约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月台预约、发货控制台、车辆出入场、排队</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委托</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承运商接受或拒绝运单任务的委托，更新运输任务的实际执行车辆，司机等信息；</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115</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回单管理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管理运单的实际回单，承运方做回单更新，委托方做回单确认</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服务异常</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管理实际运输过程中的异常情况，如提货延迟、到货延迟、客户拒收等异常，并进行异常原因分析及后续处置</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货差管理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管理运输到货后货物数量的差异</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KPI设置</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设置KPI考核的维度和具体考核指标，及KPI结果的计算逻辑</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119</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KPI考核</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基于KPI设置和实际业务执行数据，生成KPI考核结果</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120</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用户权限</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支持组织、公司、用户、角色等基本信息的创建维护，支持对角色的功能权限分配，支持在线用户查询，支持添加、查寻给名单用户</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121</w:t>
            </w:r>
          </w:p>
        </w:tc>
        <w:tc>
          <w:tcPr>
            <w:tcW w:w="1135"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规则管理</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规则管理：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6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122</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支持配置时效规则、供应商规则、业务类型规则、线路规则、运输方式规则、装箱规则、车型规则、拆单规则等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123</w:t>
            </w:r>
          </w:p>
        </w:tc>
        <w:tc>
          <w:tcPr>
            <w:tcW w:w="1135"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维护不同的配送场景所需的时效考核标准</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124</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任务状态配置</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可以支持维护任务状态的规则，用于定义解析后不同条件下产生的节点状态</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125</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供应商portal</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支持提供给供应商用户操作\查询的菜单</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126</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预约</w:t>
            </w:r>
          </w:p>
        </w:tc>
        <w:tc>
          <w:tcPr>
            <w:tcW w:w="5723" w:type="dxa"/>
            <w:tcBorders>
              <w:top w:val="nil"/>
              <w:left w:val="nil"/>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支持小程序司机预约车辆的进场时间</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127</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司机端</w:t>
            </w:r>
          </w:p>
        </w:tc>
        <w:tc>
          <w:tcPr>
            <w:tcW w:w="5723" w:type="dxa"/>
            <w:vMerge w:val="restart"/>
            <w:tcBorders>
              <w:top w:val="nil"/>
              <w:left w:val="single" w:color="auto" w:sz="4" w:space="0"/>
              <w:bottom w:val="single" w:color="auto" w:sz="4" w:space="0"/>
              <w:right w:val="single" w:color="auto" w:sz="4" w:space="0"/>
            </w:tcBorders>
            <w:shd w:val="clear" w:color="auto" w:fill="auto"/>
            <w:vAlign w:val="center"/>
          </w:tcPr>
          <w:p>
            <w:pPr>
              <w:spacing w:line="360" w:lineRule="auto"/>
              <w:rPr>
                <w:rFonts w:ascii="微软雅黑" w:hAnsi="微软雅黑" w:eastAsia="微软雅黑" w:cs="Calibri"/>
                <w:color w:val="000000"/>
              </w:rPr>
            </w:pPr>
            <w:r>
              <w:rPr>
                <w:rFonts w:hint="eastAsia" w:ascii="微软雅黑" w:hAnsi="微软雅黑" w:eastAsia="微软雅黑" w:cs="Calibri"/>
                <w:color w:val="000000"/>
              </w:rPr>
              <w:t>支持司机在小程序进行签到、发车管理、异常上报、用户签收、提货预约等</w:t>
            </w: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r>
        <w:tblPrEx>
          <w:tblCellMar>
            <w:top w:w="0" w:type="dxa"/>
            <w:left w:w="108" w:type="dxa"/>
            <w:bottom w:w="0" w:type="dxa"/>
            <w:right w:w="108" w:type="dxa"/>
          </w:tblCellMar>
        </w:tblPrEx>
        <w:trPr>
          <w:trHeight w:val="300" w:hRule="atLeast"/>
        </w:trPr>
        <w:tc>
          <w:tcPr>
            <w:tcW w:w="675" w:type="dxa"/>
            <w:tcBorders>
              <w:top w:val="nil"/>
              <w:left w:val="single" w:color="auto" w:sz="4" w:space="0"/>
              <w:bottom w:val="single" w:color="auto" w:sz="4" w:space="0"/>
              <w:right w:val="single" w:color="auto" w:sz="4" w:space="0"/>
            </w:tcBorders>
            <w:shd w:val="clear" w:color="auto" w:fill="auto"/>
            <w:noWrap/>
            <w:vAlign w:val="center"/>
          </w:tcPr>
          <w:p>
            <w:pPr>
              <w:spacing w:line="360" w:lineRule="auto"/>
              <w:jc w:val="center"/>
              <w:rPr>
                <w:rFonts w:ascii="微软雅黑" w:hAnsi="微软雅黑" w:eastAsia="微软雅黑" w:cs="Calibri"/>
                <w:color w:val="000000"/>
                <w:sz w:val="22"/>
              </w:rPr>
            </w:pPr>
            <w:r>
              <w:rPr>
                <w:rFonts w:ascii="微软雅黑" w:hAnsi="微软雅黑" w:eastAsia="微软雅黑" w:cs="Calibri"/>
                <w:color w:val="000000"/>
                <w:sz w:val="22"/>
              </w:rPr>
              <w:t>128</w:t>
            </w:r>
          </w:p>
        </w:tc>
        <w:tc>
          <w:tcPr>
            <w:tcW w:w="1135"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color w:val="000000"/>
              </w:rPr>
            </w:pPr>
            <w:r>
              <w:rPr>
                <w:rFonts w:hint="eastAsia" w:ascii="微软雅黑" w:hAnsi="微软雅黑" w:eastAsia="微软雅黑" w:cs="Calibri"/>
                <w:color w:val="000000"/>
              </w:rPr>
              <w:t>（小程序）</w:t>
            </w:r>
          </w:p>
        </w:tc>
        <w:tc>
          <w:tcPr>
            <w:tcW w:w="5723" w:type="dxa"/>
            <w:vMerge w:val="continue"/>
            <w:tcBorders>
              <w:top w:val="nil"/>
              <w:left w:val="single" w:color="auto" w:sz="4" w:space="0"/>
              <w:bottom w:val="single" w:color="auto" w:sz="4" w:space="0"/>
              <w:right w:val="single" w:color="auto" w:sz="4" w:space="0"/>
            </w:tcBorders>
            <w:vAlign w:val="center"/>
          </w:tcPr>
          <w:p>
            <w:pPr>
              <w:spacing w:line="360" w:lineRule="auto"/>
              <w:rPr>
                <w:rFonts w:ascii="微软雅黑" w:hAnsi="微软雅黑" w:eastAsia="微软雅黑" w:cs="Calibri"/>
                <w:color w:val="000000"/>
              </w:rPr>
            </w:pPr>
          </w:p>
        </w:tc>
        <w:tc>
          <w:tcPr>
            <w:tcW w:w="1081" w:type="dxa"/>
            <w:tcBorders>
              <w:top w:val="nil"/>
              <w:left w:val="nil"/>
              <w:bottom w:val="single" w:color="auto" w:sz="4" w:space="0"/>
              <w:right w:val="single" w:color="auto" w:sz="4" w:space="0"/>
            </w:tcBorders>
            <w:shd w:val="clear" w:color="auto" w:fill="auto"/>
            <w:vAlign w:val="center"/>
          </w:tcPr>
          <w:p>
            <w:pPr>
              <w:spacing w:line="360" w:lineRule="auto"/>
              <w:jc w:val="center"/>
              <w:rPr>
                <w:rFonts w:ascii="微软雅黑" w:hAnsi="微软雅黑" w:eastAsia="微软雅黑" w:cs="Calibri"/>
              </w:rPr>
            </w:pPr>
            <w:r>
              <w:rPr>
                <w:rFonts w:hint="eastAsia" w:ascii="微软雅黑" w:hAnsi="微软雅黑" w:eastAsia="微软雅黑" w:cs="Calibri"/>
              </w:rPr>
              <w:t>无偏离</w:t>
            </w:r>
          </w:p>
        </w:tc>
        <w:tc>
          <w:tcPr>
            <w:tcW w:w="1735" w:type="dxa"/>
            <w:tcBorders>
              <w:top w:val="nil"/>
              <w:left w:val="nil"/>
              <w:bottom w:val="single" w:color="auto" w:sz="4" w:space="0"/>
              <w:right w:val="single" w:color="auto" w:sz="4" w:space="0"/>
            </w:tcBorders>
            <w:shd w:val="clear" w:color="auto" w:fill="auto"/>
            <w:noWrap/>
            <w:vAlign w:val="bottom"/>
          </w:tcPr>
          <w:p>
            <w:pPr>
              <w:spacing w:line="360" w:lineRule="auto"/>
              <w:rPr>
                <w:rFonts w:ascii="微软雅黑" w:hAnsi="微软雅黑" w:eastAsia="微软雅黑" w:cs="Calibri"/>
                <w:color w:val="000000"/>
                <w:sz w:val="22"/>
              </w:rPr>
            </w:pPr>
            <w:r>
              <w:rPr>
                <w:rFonts w:ascii="微软雅黑" w:hAnsi="微软雅黑" w:eastAsia="微软雅黑" w:cs="Calibri"/>
                <w:color w:val="000000"/>
                <w:sz w:val="22"/>
              </w:rPr>
              <w:t> </w:t>
            </w:r>
          </w:p>
        </w:tc>
      </w:tr>
    </w:tbl>
    <w:p>
      <w:pPr>
        <w:pStyle w:val="4"/>
        <w:ind w:left="0"/>
        <w:rPr>
          <w:rFonts w:ascii="微软雅黑" w:hAnsi="微软雅黑" w:eastAsia="微软雅黑" w:cs="微软雅黑"/>
        </w:rPr>
      </w:pPr>
      <w:r>
        <w:rPr>
          <w:rFonts w:hint="eastAsia" w:ascii="微软雅黑" w:hAnsi="微软雅黑" w:eastAsia="微软雅黑" w:cs="微软雅黑"/>
        </w:rPr>
        <w:t>以上为针对今麦郎本次项目选型，对于软件包、技术相关要求，针对功能和技术要求进行响应和参考，后续实施阶段会基于今麦郎现场调研的情况输出相应的解决方案和功能需求描述，在蓝图阶段进行确认。</w:t>
      </w:r>
    </w:p>
    <w:p>
      <w:pPr>
        <w:pStyle w:val="5"/>
        <w:numPr>
          <w:ilvl w:val="0"/>
          <w:numId w:val="17"/>
        </w:numPr>
        <w:pBdr>
          <w:top w:val="single" w:color="auto" w:sz="48" w:space="4"/>
        </w:pBdr>
        <w:rPr>
          <w:rFonts w:ascii="微软雅黑" w:hAnsi="微软雅黑" w:eastAsia="微软雅黑" w:cs="微软雅黑"/>
        </w:rPr>
      </w:pPr>
      <w:bookmarkStart w:id="34" w:name="_Toc124153914"/>
      <w:bookmarkStart w:id="35" w:name="_Toc74219376"/>
      <w:r>
        <w:rPr>
          <w:rFonts w:hint="eastAsia" w:ascii="微软雅黑" w:hAnsi="微软雅黑" w:eastAsia="微软雅黑" w:cs="微软雅黑"/>
        </w:rPr>
        <w:t>项目实施交付物</w:t>
      </w:r>
      <w:bookmarkEnd w:id="28"/>
      <w:bookmarkEnd w:id="29"/>
      <w:bookmarkEnd w:id="30"/>
      <w:bookmarkEnd w:id="34"/>
      <w:bookmarkEnd w:id="35"/>
    </w:p>
    <w:p>
      <w:pPr>
        <w:pStyle w:val="6"/>
        <w:numPr>
          <w:ilvl w:val="1"/>
          <w:numId w:val="17"/>
        </w:numPr>
        <w:rPr>
          <w:rStyle w:val="92"/>
          <w:rFonts w:ascii="微软雅黑" w:hAnsi="微软雅黑" w:eastAsia="微软雅黑" w:cs="微软雅黑"/>
          <w:color w:val="auto"/>
          <w:sz w:val="28"/>
          <w:szCs w:val="28"/>
        </w:rPr>
      </w:pPr>
      <w:bookmarkStart w:id="36" w:name="_Toc124153915"/>
      <w:r>
        <w:rPr>
          <w:rStyle w:val="92"/>
          <w:rFonts w:hint="eastAsia" w:ascii="微软雅黑" w:hAnsi="微软雅黑" w:eastAsia="微软雅黑" w:cs="微软雅黑"/>
          <w:color w:val="auto"/>
          <w:sz w:val="28"/>
          <w:szCs w:val="28"/>
        </w:rPr>
        <w:t>软件安装包</w:t>
      </w:r>
      <w:bookmarkEnd w:id="36"/>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软件包内容：【科箭OMS订单管理软件V1.0】、【科箭TMS云管理软件 V1.0】、【科箭WMS云管理软件V1.0】</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部署方式：华为云私有化部署</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语言包：中文</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产品清单</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标准化产品说明书</w:t>
      </w:r>
    </w:p>
    <w:p>
      <w:pPr>
        <w:pStyle w:val="6"/>
        <w:numPr>
          <w:ilvl w:val="1"/>
          <w:numId w:val="17"/>
        </w:numPr>
        <w:rPr>
          <w:rStyle w:val="92"/>
          <w:rFonts w:ascii="微软雅黑" w:hAnsi="微软雅黑" w:eastAsia="微软雅黑" w:cs="微软雅黑"/>
          <w:color w:val="auto"/>
          <w:sz w:val="28"/>
          <w:szCs w:val="28"/>
        </w:rPr>
      </w:pPr>
      <w:bookmarkStart w:id="37" w:name="_Toc510511640"/>
      <w:bookmarkStart w:id="38" w:name="_Toc74219378"/>
      <w:bookmarkStart w:id="39" w:name="_Toc519538808"/>
      <w:bookmarkStart w:id="40" w:name="_Toc124153916"/>
      <w:r>
        <w:rPr>
          <w:rStyle w:val="92"/>
          <w:rFonts w:hint="eastAsia" w:ascii="微软雅黑" w:hAnsi="微软雅黑" w:eastAsia="微软雅黑" w:cs="微软雅黑"/>
          <w:color w:val="auto"/>
          <w:sz w:val="28"/>
          <w:szCs w:val="28"/>
        </w:rPr>
        <w:t>项目管理和规划文档</w:t>
      </w:r>
      <w:bookmarkEnd w:id="37"/>
      <w:bookmarkEnd w:id="38"/>
      <w:bookmarkEnd w:id="39"/>
      <w:bookmarkEnd w:id="40"/>
    </w:p>
    <w:p>
      <w:pPr>
        <w:pStyle w:val="4"/>
        <w:numPr>
          <w:ilvl w:val="0"/>
          <w:numId w:val="23"/>
        </w:numPr>
        <w:rPr>
          <w:rFonts w:ascii="微软雅黑" w:hAnsi="微软雅黑" w:eastAsia="微软雅黑" w:cs="微软雅黑"/>
          <w:sz w:val="24"/>
          <w:szCs w:val="24"/>
        </w:rPr>
      </w:pPr>
      <w:r>
        <w:rPr>
          <w:rFonts w:hint="eastAsia" w:ascii="微软雅黑" w:hAnsi="微软雅黑" w:eastAsia="微软雅黑" w:cs="微软雅黑"/>
          <w:sz w:val="24"/>
          <w:szCs w:val="24"/>
        </w:rPr>
        <w:t>需求调研报告；</w:t>
      </w:r>
    </w:p>
    <w:p>
      <w:pPr>
        <w:pStyle w:val="4"/>
        <w:numPr>
          <w:ilvl w:val="0"/>
          <w:numId w:val="23"/>
        </w:numPr>
        <w:rPr>
          <w:ins w:id="50" w:author="知足者常乐 [2]" w:date="2023-01-13T14:01:00Z"/>
          <w:rFonts w:ascii="微软雅黑" w:hAnsi="微软雅黑" w:eastAsia="微软雅黑" w:cs="微软雅黑"/>
          <w:sz w:val="24"/>
          <w:szCs w:val="24"/>
        </w:rPr>
      </w:pPr>
      <w:commentRangeStart w:id="2"/>
      <w:r>
        <w:rPr>
          <w:rFonts w:hint="eastAsia" w:ascii="微软雅黑" w:hAnsi="微软雅黑" w:eastAsia="微软雅黑" w:cs="微软雅黑"/>
          <w:sz w:val="24"/>
          <w:szCs w:val="24"/>
        </w:rPr>
        <w:t>轻咨询交付物：</w:t>
      </w:r>
      <w:ins w:id="51" w:author="Lan Rambo" w:date="2023-01-12T15:55:00Z">
        <w:del w:id="52" w:author="知足者常乐 [2]" w:date="2023-01-13T14:11:00Z">
          <w:r>
            <w:rPr>
              <w:rFonts w:hint="eastAsia" w:ascii="微软雅黑" w:hAnsi="微软雅黑" w:eastAsia="微软雅黑" w:cs="微软雅黑"/>
              <w:sz w:val="24"/>
              <w:szCs w:val="24"/>
            </w:rPr>
            <w:delText>现状评估文档、业务流程优化文档、管理流程优化建议、系统规划建议、行动计划安排</w:delText>
          </w:r>
        </w:del>
      </w:ins>
      <w:ins w:id="53" w:author="知足者常乐 [2]" w:date="2023-01-13T14:00:00Z">
        <w:del w:id="54" w:author="Lan Rambo" w:date="2023-01-13T18:26:00Z">
          <w:r>
            <w:rPr>
              <w:rFonts w:hint="eastAsia" w:ascii="微软雅黑" w:hAnsi="微软雅黑" w:eastAsia="微软雅黑" w:cs="微软雅黑"/>
              <w:sz w:val="24"/>
              <w:szCs w:val="24"/>
            </w:rPr>
            <w:delText>不少于两家相似行业的考察现场</w:delText>
          </w:r>
        </w:del>
      </w:ins>
      <w:ins w:id="55" w:author="知足者常乐 [2]" w:date="2023-01-13T14:01:00Z">
        <w:del w:id="56" w:author="Lan Rambo" w:date="2023-01-13T18:26:00Z">
          <w:r>
            <w:rPr>
              <w:rFonts w:hint="eastAsia" w:ascii="微软雅黑" w:hAnsi="微软雅黑" w:eastAsia="微软雅黑" w:cs="微软雅黑"/>
              <w:sz w:val="24"/>
              <w:szCs w:val="24"/>
            </w:rPr>
            <w:delText>交流</w:delText>
          </w:r>
        </w:del>
      </w:ins>
      <w:ins w:id="57" w:author="知足者常乐 [2]" w:date="2023-01-13T14:00:00Z">
        <w:del w:id="58" w:author="Lan Rambo" w:date="2023-01-13T18:26:00Z">
          <w:r>
            <w:rPr>
              <w:rFonts w:hint="eastAsia" w:ascii="微软雅黑" w:hAnsi="微软雅黑" w:eastAsia="微软雅黑" w:cs="微软雅黑"/>
              <w:sz w:val="24"/>
              <w:szCs w:val="24"/>
            </w:rPr>
            <w:delText>学习</w:delText>
          </w:r>
        </w:del>
      </w:ins>
      <w:ins w:id="59" w:author="知足者常乐 [2]" w:date="2023-01-13T14:01:00Z">
        <w:del w:id="60" w:author="Lan Rambo" w:date="2023-01-13T18:26:00Z">
          <w:r>
            <w:rPr>
              <w:rFonts w:hint="eastAsia" w:ascii="微软雅黑" w:hAnsi="微软雅黑" w:eastAsia="微软雅黑" w:cs="微软雅黑"/>
              <w:sz w:val="24"/>
              <w:szCs w:val="24"/>
            </w:rPr>
            <w:delText>（差旅费用甲方自担）</w:delText>
          </w:r>
        </w:del>
      </w:ins>
      <w:ins w:id="61" w:author="知足者常乐 [2]" w:date="2023-01-13T14:02:00Z">
        <w:del w:id="62" w:author="Lan Rambo" w:date="2023-01-13T18:26:00Z">
          <w:r>
            <w:rPr>
              <w:rFonts w:hint="eastAsia" w:ascii="微软雅黑" w:hAnsi="微软雅黑" w:eastAsia="微软雅黑" w:cs="微软雅黑"/>
              <w:sz w:val="24"/>
              <w:szCs w:val="24"/>
            </w:rPr>
            <w:delText>，以及集团级</w:delText>
          </w:r>
        </w:del>
      </w:ins>
      <w:ins w:id="63" w:author="知足者常乐 [2]" w:date="2023-01-13T14:03:00Z">
        <w:del w:id="64" w:author="Lan Rambo" w:date="2023-01-13T18:26:00Z">
          <w:r>
            <w:rPr>
              <w:rFonts w:hint="eastAsia" w:ascii="微软雅黑" w:hAnsi="微软雅黑" w:eastAsia="微软雅黑" w:cs="微软雅黑"/>
              <w:sz w:val="24"/>
              <w:szCs w:val="24"/>
            </w:rPr>
            <w:delText>供应链</w:delText>
          </w:r>
        </w:del>
      </w:ins>
      <w:ins w:id="65" w:author="知足者常乐 [2]" w:date="2023-01-13T14:05:00Z">
        <w:del w:id="66" w:author="Lan Rambo" w:date="2023-01-13T18:26:00Z">
          <w:r>
            <w:rPr>
              <w:rFonts w:hint="eastAsia" w:ascii="微软雅黑" w:hAnsi="微软雅黑" w:eastAsia="微软雅黑" w:cs="微软雅黑"/>
              <w:sz w:val="24"/>
              <w:szCs w:val="24"/>
            </w:rPr>
            <w:delText>现场</w:delText>
          </w:r>
        </w:del>
      </w:ins>
      <w:ins w:id="67" w:author="知足者常乐 [2]" w:date="2023-01-13T14:03:00Z">
        <w:del w:id="68" w:author="Lan Rambo" w:date="2023-01-13T18:26:00Z">
          <w:r>
            <w:rPr>
              <w:rFonts w:hint="eastAsia" w:ascii="微软雅黑" w:hAnsi="微软雅黑" w:eastAsia="微软雅黑" w:cs="微软雅黑"/>
              <w:sz w:val="24"/>
              <w:szCs w:val="24"/>
            </w:rPr>
            <w:delText>管理</w:delText>
          </w:r>
        </w:del>
      </w:ins>
      <w:ins w:id="69" w:author="知足者常乐 [2]" w:date="2023-01-13T14:02:00Z">
        <w:del w:id="70" w:author="Lan Rambo" w:date="2023-01-13T18:26:00Z">
          <w:r>
            <w:rPr>
              <w:rFonts w:hint="eastAsia" w:ascii="微软雅黑" w:hAnsi="微软雅黑" w:eastAsia="微软雅黑" w:cs="微软雅黑"/>
              <w:sz w:val="24"/>
              <w:szCs w:val="24"/>
            </w:rPr>
            <w:delText>培训</w:delText>
          </w:r>
        </w:del>
      </w:ins>
      <w:ins w:id="71" w:author="知足者常乐 [2]" w:date="2023-01-13T14:03:00Z">
        <w:del w:id="72" w:author="Lan Rambo" w:date="2023-01-13T18:26:00Z">
          <w:r>
            <w:rPr>
              <w:rFonts w:hint="eastAsia" w:ascii="微软雅黑" w:hAnsi="微软雅黑" w:eastAsia="微软雅黑" w:cs="微软雅黑"/>
              <w:sz w:val="24"/>
              <w:szCs w:val="24"/>
            </w:rPr>
            <w:delText>16</w:delText>
          </w:r>
        </w:del>
      </w:ins>
      <w:ins w:id="73" w:author="知足者常乐 [2]" w:date="2023-01-13T14:02:00Z">
        <w:del w:id="74" w:author="Lan Rambo" w:date="2023-01-13T18:26:00Z">
          <w:r>
            <w:rPr>
              <w:rFonts w:hint="eastAsia" w:ascii="微软雅黑" w:hAnsi="微软雅黑" w:eastAsia="微软雅黑" w:cs="微软雅黑"/>
              <w:sz w:val="24"/>
              <w:szCs w:val="24"/>
            </w:rPr>
            <w:delText>场以上</w:delText>
          </w:r>
        </w:del>
      </w:ins>
      <w:ins w:id="75" w:author="知足者常乐 [2]" w:date="2023-01-13T14:04:00Z">
        <w:del w:id="76" w:author="Lan Rambo" w:date="2023-01-13T18:26:00Z">
          <w:r>
            <w:rPr>
              <w:rFonts w:hint="eastAsia" w:ascii="微软雅黑" w:hAnsi="微软雅黑" w:eastAsia="微软雅黑" w:cs="微软雅黑"/>
              <w:sz w:val="24"/>
              <w:szCs w:val="24"/>
            </w:rPr>
            <w:delText>，每次</w:delText>
          </w:r>
        </w:del>
      </w:ins>
      <w:ins w:id="77" w:author="知足者常乐 [2]" w:date="2023-01-13T14:05:00Z">
        <w:del w:id="78" w:author="Lan Rambo" w:date="2023-01-13T18:26:00Z">
          <w:r>
            <w:rPr>
              <w:rFonts w:hint="eastAsia" w:ascii="微软雅黑" w:hAnsi="微软雅黑" w:eastAsia="微软雅黑" w:cs="微软雅黑"/>
              <w:sz w:val="24"/>
              <w:szCs w:val="24"/>
            </w:rPr>
            <w:delText>不</w:delText>
          </w:r>
        </w:del>
      </w:ins>
      <w:ins w:id="79" w:author="知足者常乐 [2]" w:date="2023-01-13T14:04:00Z">
        <w:del w:id="80" w:author="Lan Rambo" w:date="2023-01-13T18:26:00Z">
          <w:r>
            <w:rPr>
              <w:rFonts w:hint="eastAsia" w:ascii="微软雅黑" w:hAnsi="微软雅黑" w:eastAsia="微软雅黑" w:cs="微软雅黑"/>
              <w:sz w:val="24"/>
              <w:szCs w:val="24"/>
            </w:rPr>
            <w:delText>低于2小时</w:delText>
          </w:r>
        </w:del>
      </w:ins>
      <w:ins w:id="81" w:author="知足者常乐 [2]" w:date="2023-01-13T14:06:00Z">
        <w:del w:id="82" w:author="Lan Rambo" w:date="2023-01-13T18:26:00Z">
          <w:r>
            <w:rPr>
              <w:rFonts w:hint="eastAsia" w:ascii="微软雅黑" w:hAnsi="微软雅黑" w:eastAsia="微软雅黑" w:cs="微软雅黑"/>
              <w:sz w:val="24"/>
              <w:szCs w:val="24"/>
            </w:rPr>
            <w:delText>，</w:delText>
          </w:r>
        </w:del>
      </w:ins>
      <w:ins w:id="83" w:author="知足者常乐 [2]" w:date="2023-01-13T14:11:00Z">
        <w:r>
          <w:rPr>
            <w:rFonts w:hint="eastAsia" w:ascii="微软雅黑" w:hAnsi="微软雅黑" w:eastAsia="微软雅黑" w:cs="微软雅黑"/>
            <w:sz w:val="24"/>
            <w:szCs w:val="24"/>
          </w:rPr>
          <w:t>现状评估文档、业务流程优化文档、管理流程优化建议、系统规划建议、行动计划安排 、</w:t>
        </w:r>
      </w:ins>
      <w:ins w:id="84" w:author="知足者常乐 [2]" w:date="2023-01-13T14:06:00Z">
        <w:r>
          <w:rPr>
            <w:rFonts w:hint="eastAsia" w:ascii="微软雅黑" w:hAnsi="微软雅黑" w:eastAsia="微软雅黑" w:cs="微软雅黑"/>
            <w:sz w:val="24"/>
            <w:szCs w:val="24"/>
          </w:rPr>
          <w:t>生成工作管理体系手册</w:t>
        </w:r>
      </w:ins>
      <w:ins w:id="85" w:author="知足者常乐 [2]" w:date="2023-01-13T14:07:00Z">
        <w:r>
          <w:rPr>
            <w:rFonts w:hint="eastAsia" w:ascii="微软雅黑" w:hAnsi="微软雅黑" w:eastAsia="微软雅黑" w:cs="微软雅黑"/>
            <w:sz w:val="24"/>
            <w:szCs w:val="24"/>
          </w:rPr>
          <w:t>（包含但不限于：1</w:t>
        </w:r>
      </w:ins>
      <w:ins w:id="86" w:author="知足者常乐 [2]" w:date="2023-01-13T14:07:00Z">
        <w:r>
          <w:rPr>
            <w:rFonts w:ascii="微软雅黑" w:hAnsi="微软雅黑" w:eastAsia="微软雅黑" w:cs="微软雅黑"/>
            <w:sz w:val="24"/>
            <w:szCs w:val="24"/>
          </w:rPr>
          <w:t xml:space="preserve">. </w:t>
        </w:r>
      </w:ins>
      <w:ins w:id="87" w:author="知足者常乐 [2]" w:date="2023-01-13T14:07:00Z">
        <w:r>
          <w:rPr>
            <w:rFonts w:ascii="微软雅黑" w:hAnsi="微软雅黑" w:eastAsia="微软雅黑"/>
            <w:sz w:val="24"/>
            <w:szCs w:val="24"/>
          </w:rPr>
          <w:t>订单物流中心及仓储部工作机制</w:t>
        </w:r>
      </w:ins>
      <w:ins w:id="88" w:author="知足者常乐 [2]" w:date="2023-01-13T14:07:00Z">
        <w:r>
          <w:rPr>
            <w:rFonts w:hint="eastAsia" w:ascii="微软雅黑" w:hAnsi="微软雅黑" w:eastAsia="微软雅黑"/>
            <w:sz w:val="24"/>
            <w:szCs w:val="24"/>
          </w:rPr>
          <w:t>；2</w:t>
        </w:r>
      </w:ins>
      <w:ins w:id="89" w:author="知足者常乐 [2]" w:date="2023-01-13T14:07:00Z">
        <w:r>
          <w:rPr>
            <w:rFonts w:ascii="微软雅黑" w:hAnsi="微软雅黑" w:eastAsia="微软雅黑"/>
            <w:sz w:val="24"/>
            <w:szCs w:val="24"/>
          </w:rPr>
          <w:t>.以调研蓝图为基础，优化订单、物流、仓储的管理制度（岗位权责、流程</w:t>
        </w:r>
      </w:ins>
      <w:ins w:id="90" w:author="知足者常乐 [2]" w:date="2023-01-13T14:07:00Z">
        <w:r>
          <w:rPr>
            <w:rFonts w:hint="eastAsia" w:ascii="微软雅黑" w:hAnsi="微软雅黑" w:eastAsia="微软雅黑"/>
            <w:sz w:val="24"/>
            <w:szCs w:val="24"/>
          </w:rPr>
          <w:t>、绩效</w:t>
        </w:r>
      </w:ins>
      <w:ins w:id="91" w:author="知足者常乐 [2]" w:date="2023-01-13T14:07:00Z">
        <w:r>
          <w:rPr>
            <w:rFonts w:hint="eastAsia" w:ascii="微软雅黑" w:hAnsi="微软雅黑" w:eastAsia="微软雅黑" w:cs="微软雅黑"/>
            <w:sz w:val="24"/>
            <w:szCs w:val="24"/>
          </w:rPr>
          <w:t>）；3</w:t>
        </w:r>
      </w:ins>
      <w:ins w:id="92" w:author="知足者常乐 [2]" w:date="2023-01-13T14:08:00Z">
        <w:r>
          <w:rPr>
            <w:rFonts w:hint="eastAsia" w:ascii="微软雅黑" w:hAnsi="微软雅黑" w:eastAsia="微软雅黑" w:cs="微软雅黑"/>
            <w:sz w:val="24"/>
            <w:szCs w:val="24"/>
          </w:rPr>
          <w:t>.数据指标大屏看板</w:t>
        </w:r>
      </w:ins>
      <w:ins w:id="93" w:author="知足者常乐 [2]" w:date="2023-01-13T14:12:00Z">
        <w:r>
          <w:rPr>
            <w:rFonts w:hint="eastAsia" w:ascii="微软雅黑" w:hAnsi="微软雅黑" w:eastAsia="微软雅黑" w:cs="微软雅黑"/>
            <w:sz w:val="24"/>
            <w:szCs w:val="24"/>
          </w:rPr>
          <w:t>蓝图及指标体系</w:t>
        </w:r>
      </w:ins>
      <w:ins w:id="94" w:author="知足者常乐 [2]" w:date="2023-01-13T14:13:00Z">
        <w:r>
          <w:rPr>
            <w:rFonts w:hint="eastAsia" w:ascii="微软雅黑" w:hAnsi="微软雅黑" w:eastAsia="微软雅黑" w:cs="微软雅黑"/>
            <w:sz w:val="24"/>
            <w:szCs w:val="24"/>
          </w:rPr>
          <w:t>；4</w:t>
        </w:r>
      </w:ins>
      <w:ins w:id="95" w:author="知足者常乐 [2]" w:date="2023-01-13T14:13:00Z">
        <w:r>
          <w:rPr>
            <w:rFonts w:ascii="微软雅黑" w:hAnsi="微软雅黑" w:eastAsia="微软雅黑" w:cs="微软雅黑"/>
            <w:sz w:val="24"/>
            <w:szCs w:val="24"/>
          </w:rPr>
          <w:t>.</w:t>
        </w:r>
      </w:ins>
      <w:ins w:id="96" w:author="知足者常乐 [2]" w:date="2023-01-13T14:13:00Z">
        <w:r>
          <w:rPr>
            <w:rFonts w:hint="eastAsia" w:ascii="微软雅黑" w:hAnsi="微软雅黑" w:eastAsia="微软雅黑" w:cs="微软雅黑"/>
            <w:sz w:val="24"/>
            <w:szCs w:val="24"/>
          </w:rPr>
          <w:t>与外部系统集成对接的规范建议；5</w:t>
        </w:r>
      </w:ins>
      <w:ins w:id="97" w:author="知足者常乐 [2]" w:date="2023-01-13T14:13:00Z">
        <w:r>
          <w:rPr>
            <w:rFonts w:ascii="微软雅黑" w:hAnsi="微软雅黑" w:eastAsia="微软雅黑" w:cs="微软雅黑"/>
            <w:sz w:val="24"/>
            <w:szCs w:val="24"/>
          </w:rPr>
          <w:t>.</w:t>
        </w:r>
      </w:ins>
      <w:ins w:id="98" w:author="知足者常乐 [2]" w:date="2023-01-13T14:13:00Z">
        <w:r>
          <w:rPr>
            <w:rFonts w:hint="eastAsia" w:ascii="微软雅黑" w:hAnsi="微软雅黑" w:eastAsia="微软雅黑" w:cs="微软雅黑"/>
            <w:sz w:val="24"/>
            <w:szCs w:val="24"/>
          </w:rPr>
          <w:t>订单仓储物流相关业务的数据清洗和规范建议；6</w:t>
        </w:r>
      </w:ins>
      <w:ins w:id="99" w:author="知足者常乐 [2]" w:date="2023-01-13T14:13:00Z">
        <w:r>
          <w:rPr>
            <w:rFonts w:ascii="微软雅黑" w:hAnsi="微软雅黑" w:eastAsia="微软雅黑" w:cs="微软雅黑"/>
            <w:sz w:val="24"/>
            <w:szCs w:val="24"/>
          </w:rPr>
          <w:t>.</w:t>
        </w:r>
      </w:ins>
      <w:ins w:id="100" w:author="知足者常乐 [2]" w:date="2023-01-13T14:13:00Z">
        <w:r>
          <w:rPr>
            <w:rFonts w:hint="eastAsia" w:ascii="微软雅黑" w:hAnsi="微软雅黑" w:eastAsia="微软雅黑" w:cs="微软雅黑"/>
            <w:sz w:val="24"/>
            <w:szCs w:val="24"/>
          </w:rPr>
          <w:t>系统规划落地建议方法和推广方案建议等交付物的知识转移。</w:t>
        </w:r>
      </w:ins>
      <w:ins w:id="101" w:author="知足者常乐 [2]" w:date="2023-01-13T14:07:00Z">
        <w:r>
          <w:rPr>
            <w:rFonts w:hint="eastAsia" w:ascii="微软雅黑" w:hAnsi="微软雅黑" w:eastAsia="微软雅黑" w:cs="微软雅黑"/>
            <w:sz w:val="24"/>
            <w:szCs w:val="24"/>
          </w:rPr>
          <w:t>）</w:t>
        </w:r>
      </w:ins>
      <w:ins w:id="102" w:author="宇 刘" w:date="2023-01-16T15:47:00Z">
        <w:commentRangeStart w:id="3"/>
        <w:r>
          <w:rPr>
            <w:rFonts w:hint="eastAsia" w:ascii="微软雅黑" w:hAnsi="微软雅黑" w:eastAsia="微软雅黑" w:cs="微软雅黑"/>
            <w:sz w:val="24"/>
            <w:szCs w:val="24"/>
          </w:rPr>
          <w:t>不少于两家相似行业的考察现场交流学习</w:t>
        </w:r>
      </w:ins>
      <w:ins w:id="103" w:author="知足者常乐 [2]" w:date="2023-01-17T14:59:39Z">
        <w:r>
          <w:rPr>
            <w:rFonts w:hint="eastAsia" w:ascii="微软雅黑" w:hAnsi="微软雅黑" w:eastAsia="微软雅黑" w:cs="微软雅黑"/>
            <w:sz w:val="24"/>
            <w:szCs w:val="24"/>
            <w:lang w:eastAsia="zh-CN"/>
          </w:rPr>
          <w:t>（</w:t>
        </w:r>
      </w:ins>
      <w:ins w:id="104" w:author="宇 刘" w:date="2023-01-16T15:47:00Z">
        <w:r>
          <w:rPr>
            <w:rFonts w:hint="eastAsia" w:ascii="微软雅黑" w:hAnsi="微软雅黑" w:eastAsia="微软雅黑" w:cs="微软雅黑"/>
            <w:sz w:val="24"/>
            <w:szCs w:val="24"/>
          </w:rPr>
          <w:t>差旅费</w:t>
        </w:r>
      </w:ins>
      <w:ins w:id="105" w:author="宇 刘" w:date="2023-01-16T15:48:00Z">
        <w:r>
          <w:rPr>
            <w:rFonts w:hint="eastAsia" w:ascii="微软雅黑" w:hAnsi="微软雅黑" w:eastAsia="微软雅黑" w:cs="微软雅黑"/>
            <w:sz w:val="24"/>
            <w:szCs w:val="24"/>
          </w:rPr>
          <w:t>用甲方自担），以及集团级</w:t>
        </w:r>
      </w:ins>
      <w:ins w:id="106" w:author="宇 刘" w:date="2023-01-16T15:51:00Z">
        <w:r>
          <w:rPr>
            <w:rFonts w:hint="eastAsia" w:ascii="微软雅黑" w:hAnsi="微软雅黑" w:eastAsia="微软雅黑" w:cs="微软雅黑"/>
            <w:sz w:val="24"/>
            <w:szCs w:val="24"/>
          </w:rPr>
          <w:t>供应链现场</w:t>
        </w:r>
      </w:ins>
      <w:ins w:id="107" w:author="宇 刘" w:date="2023-01-16T15:48:00Z">
        <w:r>
          <w:rPr>
            <w:rFonts w:hint="eastAsia" w:ascii="微软雅黑" w:hAnsi="微软雅黑" w:eastAsia="微软雅黑" w:cs="微软雅黑"/>
            <w:sz w:val="24"/>
            <w:szCs w:val="24"/>
          </w:rPr>
          <w:t>管理培训</w:t>
        </w:r>
      </w:ins>
      <w:ins w:id="108" w:author="宇 刘" w:date="2023-01-16T15:49:00Z">
        <w:r>
          <w:rPr>
            <w:rFonts w:hint="eastAsia" w:ascii="微软雅黑" w:hAnsi="微软雅黑" w:eastAsia="微软雅黑" w:cs="微软雅黑"/>
            <w:sz w:val="24"/>
            <w:szCs w:val="24"/>
          </w:rPr>
          <w:t>16场以上，每次不低于</w:t>
        </w:r>
      </w:ins>
      <w:ins w:id="109" w:author="宇 刘" w:date="2023-01-16T15:50:00Z">
        <w:r>
          <w:rPr>
            <w:rFonts w:hint="eastAsia" w:ascii="微软雅黑" w:hAnsi="微软雅黑" w:eastAsia="微软雅黑" w:cs="微软雅黑"/>
            <w:sz w:val="24"/>
            <w:szCs w:val="24"/>
          </w:rPr>
          <w:t>2小时</w:t>
        </w:r>
      </w:ins>
      <w:ins w:id="110" w:author="宇 刘" w:date="2023-01-16T15:50:00Z">
        <w:del w:id="111" w:author="知足者常乐 [2]" w:date="2023-01-17T14:59:56Z">
          <w:r>
            <w:rPr>
              <w:rFonts w:hint="eastAsia" w:ascii="微软雅黑" w:hAnsi="微软雅黑" w:eastAsia="微软雅黑" w:cs="微软雅黑"/>
              <w:sz w:val="24"/>
              <w:szCs w:val="24"/>
            </w:rPr>
            <w:delText>。</w:delText>
          </w:r>
        </w:del>
      </w:ins>
      <w:ins w:id="112" w:author="知足者常乐 [2]" w:date="2023-01-13T14:05:00Z">
        <w:r>
          <w:rPr>
            <w:rFonts w:hint="eastAsia" w:ascii="微软雅黑" w:hAnsi="微软雅黑" w:eastAsia="微软雅黑" w:cs="微软雅黑"/>
            <w:sz w:val="24"/>
            <w:szCs w:val="24"/>
          </w:rPr>
          <w:t>。</w:t>
        </w:r>
        <w:commentRangeEnd w:id="3"/>
      </w:ins>
      <w:r>
        <w:rPr>
          <w:rStyle w:val="60"/>
        </w:rPr>
        <w:commentReference w:id="3"/>
      </w:r>
      <w:bookmarkStart w:id="196" w:name="_GoBack"/>
      <w:bookmarkEnd w:id="196"/>
    </w:p>
    <w:p>
      <w:pPr>
        <w:pStyle w:val="4"/>
        <w:numPr>
          <w:ilvl w:val="0"/>
          <w:numId w:val="23"/>
        </w:numPr>
        <w:rPr>
          <w:del w:id="113" w:author="知足者常乐 [2]" w:date="2023-01-13T14:39:00Z"/>
          <w:rFonts w:ascii="微软雅黑" w:hAnsi="微软雅黑" w:eastAsia="微软雅黑" w:cs="微软雅黑"/>
          <w:sz w:val="24"/>
          <w:szCs w:val="24"/>
        </w:rPr>
      </w:pPr>
      <w:del w:id="114" w:author="知足者常乐 [2]" w:date="2023-01-13T14:39:00Z">
        <w:r>
          <w:rPr>
            <w:rFonts w:hint="eastAsia" w:ascii="微软雅黑" w:hAnsi="微软雅黑" w:eastAsia="微软雅黑" w:cs="微软雅黑"/>
            <w:sz w:val="24"/>
            <w:szCs w:val="24"/>
          </w:rPr>
          <w:delText>1</w:delText>
        </w:r>
      </w:del>
      <w:del w:id="115" w:author="知足者常乐 [2]" w:date="2023-01-13T14:39:00Z">
        <w:r>
          <w:rPr>
            <w:rFonts w:ascii="微软雅黑" w:hAnsi="微软雅黑" w:eastAsia="微软雅黑" w:cs="微软雅黑"/>
            <w:sz w:val="24"/>
            <w:szCs w:val="24"/>
          </w:rPr>
          <w:delText xml:space="preserve">. </w:delText>
        </w:r>
      </w:del>
      <w:del w:id="116" w:author="知足者常乐 [2]" w:date="2023-01-13T14:39:00Z">
        <w:r>
          <w:rPr>
            <w:rFonts w:ascii="微软雅黑" w:hAnsi="微软雅黑" w:eastAsia="微软雅黑"/>
            <w:sz w:val="24"/>
            <w:szCs w:val="24"/>
          </w:rPr>
          <w:delText>订单物流中心及仓储部工作机制</w:delText>
        </w:r>
      </w:del>
      <w:del w:id="117" w:author="知足者常乐 [2]" w:date="2023-01-13T14:39:00Z">
        <w:r>
          <w:rPr>
            <w:rFonts w:hint="eastAsia" w:ascii="微软雅黑" w:hAnsi="微软雅黑" w:eastAsia="微软雅黑"/>
            <w:sz w:val="24"/>
            <w:szCs w:val="24"/>
          </w:rPr>
          <w:delText>；2</w:delText>
        </w:r>
      </w:del>
      <w:del w:id="118" w:author="知足者常乐 [2]" w:date="2023-01-13T14:39:00Z">
        <w:r>
          <w:rPr>
            <w:rFonts w:ascii="微软雅黑" w:hAnsi="微软雅黑" w:eastAsia="微软雅黑"/>
            <w:sz w:val="24"/>
            <w:szCs w:val="24"/>
          </w:rPr>
          <w:delText>.以调研蓝图为基础，优化订单、物流、仓储的管理制度（岗位权责、流程</w:delText>
        </w:r>
      </w:del>
      <w:del w:id="119" w:author="知足者常乐 [2]" w:date="2023-01-13T14:39:00Z">
        <w:r>
          <w:rPr>
            <w:rFonts w:hint="eastAsia" w:ascii="微软雅黑" w:hAnsi="微软雅黑" w:eastAsia="微软雅黑" w:cs="微软雅黑"/>
            <w:sz w:val="24"/>
            <w:szCs w:val="24"/>
          </w:rPr>
          <w:delText>）；3</w:delText>
        </w:r>
      </w:del>
      <w:del w:id="120" w:author="知足者常乐 [2]" w:date="2023-01-13T14:39:00Z">
        <w:r>
          <w:rPr>
            <w:rFonts w:ascii="微软雅黑" w:hAnsi="微软雅黑" w:eastAsia="微软雅黑" w:cs="微软雅黑"/>
            <w:sz w:val="24"/>
            <w:szCs w:val="24"/>
          </w:rPr>
          <w:delText>.</w:delText>
        </w:r>
      </w:del>
      <w:del w:id="121" w:author="知足者常乐 [2]" w:date="2023-01-13T14:39:00Z">
        <w:r>
          <w:rPr>
            <w:rFonts w:hint="eastAsia" w:ascii="微软雅黑" w:hAnsi="微软雅黑" w:eastAsia="微软雅黑" w:cs="微软雅黑"/>
            <w:sz w:val="24"/>
            <w:szCs w:val="24"/>
          </w:rPr>
          <w:delText>与外部系统集成对接的规范建议；4</w:delText>
        </w:r>
      </w:del>
      <w:del w:id="122" w:author="知足者常乐 [2]" w:date="2023-01-13T14:39:00Z">
        <w:r>
          <w:rPr>
            <w:rFonts w:ascii="微软雅黑" w:hAnsi="微软雅黑" w:eastAsia="微软雅黑" w:cs="微软雅黑"/>
            <w:sz w:val="24"/>
            <w:szCs w:val="24"/>
          </w:rPr>
          <w:delText>.</w:delText>
        </w:r>
      </w:del>
      <w:del w:id="123" w:author="知足者常乐 [2]" w:date="2023-01-13T14:39:00Z">
        <w:r>
          <w:rPr>
            <w:rFonts w:hint="eastAsia" w:ascii="微软雅黑" w:hAnsi="微软雅黑" w:eastAsia="微软雅黑" w:cs="微软雅黑"/>
            <w:sz w:val="24"/>
            <w:szCs w:val="24"/>
          </w:rPr>
          <w:delText>订单仓储物流相关业务的数据清洗和规范建议；5</w:delText>
        </w:r>
      </w:del>
      <w:del w:id="124" w:author="知足者常乐 [2]" w:date="2023-01-13T14:39:00Z">
        <w:r>
          <w:rPr>
            <w:rFonts w:ascii="微软雅黑" w:hAnsi="微软雅黑" w:eastAsia="微软雅黑" w:cs="微软雅黑"/>
            <w:sz w:val="24"/>
            <w:szCs w:val="24"/>
          </w:rPr>
          <w:delText>.</w:delText>
        </w:r>
      </w:del>
      <w:del w:id="125" w:author="知足者常乐 [2]" w:date="2023-01-13T14:39:00Z">
        <w:r>
          <w:rPr>
            <w:rFonts w:hint="eastAsia" w:ascii="微软雅黑" w:hAnsi="微软雅黑" w:eastAsia="微软雅黑" w:cs="微软雅黑"/>
            <w:sz w:val="24"/>
            <w:szCs w:val="24"/>
          </w:rPr>
          <w:delText>系统规划落地建议方法和推广方案建议等交付物的知识转移。</w:delText>
        </w:r>
        <w:commentRangeEnd w:id="2"/>
      </w:del>
      <w:del w:id="126" w:author="知足者常乐 [2]" w:date="2023-01-13T14:39:00Z">
        <w:r>
          <w:rPr/>
          <w:commentReference w:id="2"/>
        </w:r>
      </w:del>
    </w:p>
    <w:p>
      <w:pPr>
        <w:pStyle w:val="4"/>
        <w:numPr>
          <w:ilvl w:val="0"/>
          <w:numId w:val="23"/>
        </w:numPr>
        <w:rPr>
          <w:rFonts w:ascii="微软雅黑" w:hAnsi="微软雅黑" w:eastAsia="微软雅黑" w:cs="微软雅黑"/>
          <w:sz w:val="24"/>
          <w:szCs w:val="24"/>
        </w:rPr>
      </w:pPr>
      <w:r>
        <w:rPr>
          <w:rFonts w:hint="eastAsia" w:ascii="微软雅黑" w:hAnsi="微软雅黑" w:eastAsia="微软雅黑" w:cs="微软雅黑"/>
          <w:sz w:val="24"/>
          <w:szCs w:val="24"/>
        </w:rPr>
        <w:t>项目实施方案（含项目计划、蓝图设计）；</w:t>
      </w:r>
    </w:p>
    <w:p>
      <w:pPr>
        <w:pStyle w:val="4"/>
        <w:numPr>
          <w:ilvl w:val="0"/>
          <w:numId w:val="23"/>
        </w:numPr>
        <w:rPr>
          <w:rFonts w:ascii="微软雅黑" w:hAnsi="微软雅黑" w:eastAsia="微软雅黑" w:cs="微软雅黑"/>
          <w:sz w:val="24"/>
          <w:szCs w:val="24"/>
        </w:rPr>
      </w:pPr>
      <w:r>
        <w:rPr>
          <w:rFonts w:hint="eastAsia" w:ascii="微软雅黑" w:hAnsi="微软雅黑" w:eastAsia="微软雅黑" w:cs="微软雅黑"/>
          <w:sz w:val="24"/>
          <w:szCs w:val="24"/>
        </w:rPr>
        <w:t>接口集成文档；</w:t>
      </w:r>
    </w:p>
    <w:p>
      <w:pPr>
        <w:pStyle w:val="4"/>
        <w:numPr>
          <w:ilvl w:val="0"/>
          <w:numId w:val="23"/>
        </w:numPr>
        <w:rPr>
          <w:rFonts w:ascii="微软雅黑" w:hAnsi="微软雅黑" w:eastAsia="微软雅黑" w:cs="微软雅黑"/>
          <w:sz w:val="24"/>
          <w:szCs w:val="24"/>
        </w:rPr>
      </w:pPr>
      <w:r>
        <w:rPr>
          <w:rFonts w:hint="eastAsia" w:ascii="微软雅黑" w:hAnsi="微软雅黑" w:eastAsia="微软雅黑" w:cs="微软雅黑"/>
          <w:sz w:val="24"/>
          <w:szCs w:val="24"/>
        </w:rPr>
        <w:t>测试用例；</w:t>
      </w:r>
    </w:p>
    <w:p>
      <w:pPr>
        <w:pStyle w:val="4"/>
        <w:numPr>
          <w:ilvl w:val="0"/>
          <w:numId w:val="23"/>
        </w:numPr>
        <w:rPr>
          <w:rFonts w:ascii="微软雅黑" w:hAnsi="微软雅黑" w:eastAsia="微软雅黑" w:cs="微软雅黑"/>
          <w:sz w:val="24"/>
          <w:szCs w:val="24"/>
        </w:rPr>
      </w:pPr>
      <w:r>
        <w:rPr>
          <w:rFonts w:hint="eastAsia" w:ascii="微软雅黑" w:hAnsi="微软雅黑" w:eastAsia="微软雅黑" w:cs="微软雅黑"/>
          <w:sz w:val="24"/>
          <w:szCs w:val="24"/>
        </w:rPr>
        <w:t>测试报告；</w:t>
      </w:r>
    </w:p>
    <w:p>
      <w:pPr>
        <w:pStyle w:val="4"/>
        <w:numPr>
          <w:ilvl w:val="0"/>
          <w:numId w:val="23"/>
        </w:numPr>
        <w:rPr>
          <w:rFonts w:ascii="微软雅黑" w:hAnsi="微软雅黑" w:eastAsia="微软雅黑" w:cs="微软雅黑"/>
          <w:sz w:val="24"/>
          <w:szCs w:val="24"/>
        </w:rPr>
      </w:pPr>
      <w:r>
        <w:rPr>
          <w:rFonts w:hint="eastAsia" w:ascii="微软雅黑" w:hAnsi="微软雅黑" w:eastAsia="微软雅黑" w:cs="微软雅黑"/>
          <w:sz w:val="24"/>
          <w:szCs w:val="24"/>
        </w:rPr>
        <w:t>项目部署文档；</w:t>
      </w:r>
    </w:p>
    <w:p>
      <w:pPr>
        <w:pStyle w:val="4"/>
        <w:numPr>
          <w:ilvl w:val="0"/>
          <w:numId w:val="23"/>
        </w:numPr>
        <w:rPr>
          <w:rFonts w:ascii="微软雅黑" w:hAnsi="微软雅黑" w:eastAsia="微软雅黑" w:cs="微软雅黑"/>
          <w:sz w:val="24"/>
          <w:szCs w:val="24"/>
        </w:rPr>
      </w:pPr>
      <w:r>
        <w:rPr>
          <w:rFonts w:hint="eastAsia" w:ascii="微软雅黑" w:hAnsi="微软雅黑" w:eastAsia="微软雅黑" w:cs="微软雅黑"/>
          <w:sz w:val="24"/>
          <w:szCs w:val="24"/>
        </w:rPr>
        <w:t>问题台账；</w:t>
      </w:r>
    </w:p>
    <w:p>
      <w:pPr>
        <w:pStyle w:val="4"/>
        <w:numPr>
          <w:ilvl w:val="0"/>
          <w:numId w:val="23"/>
        </w:numPr>
        <w:rPr>
          <w:rFonts w:ascii="微软雅黑" w:hAnsi="微软雅黑" w:eastAsia="微软雅黑" w:cs="微软雅黑"/>
          <w:sz w:val="24"/>
          <w:szCs w:val="24"/>
        </w:rPr>
      </w:pPr>
      <w:r>
        <w:rPr>
          <w:rFonts w:hint="eastAsia" w:ascii="微软雅黑" w:hAnsi="微软雅黑" w:eastAsia="微软雅黑" w:cs="微软雅黑"/>
          <w:sz w:val="24"/>
          <w:szCs w:val="24"/>
        </w:rPr>
        <w:t>项目验收单</w:t>
      </w:r>
      <w:del w:id="127" w:author="宇 刘" w:date="2023-01-16T15:53:00Z">
        <w:r>
          <w:rPr>
            <w:rFonts w:hint="eastAsia" w:ascii="微软雅黑" w:hAnsi="微软雅黑" w:eastAsia="微软雅黑" w:cs="微软雅黑"/>
            <w:sz w:val="24"/>
            <w:szCs w:val="24"/>
          </w:rPr>
          <w:delText>。</w:delText>
        </w:r>
      </w:del>
    </w:p>
    <w:p>
      <w:pPr>
        <w:pStyle w:val="6"/>
        <w:numPr>
          <w:ilvl w:val="1"/>
          <w:numId w:val="17"/>
        </w:numPr>
        <w:rPr>
          <w:rStyle w:val="92"/>
          <w:rFonts w:ascii="微软雅黑" w:hAnsi="微软雅黑" w:eastAsia="微软雅黑" w:cs="微软雅黑"/>
          <w:color w:val="auto"/>
          <w:sz w:val="28"/>
          <w:szCs w:val="28"/>
        </w:rPr>
      </w:pPr>
      <w:bookmarkStart w:id="41" w:name="_Toc124153917"/>
      <w:r>
        <w:rPr>
          <w:rStyle w:val="92"/>
          <w:rFonts w:hint="eastAsia" w:ascii="微软雅黑" w:hAnsi="微软雅黑" w:eastAsia="微软雅黑" w:cs="微软雅黑"/>
          <w:color w:val="auto"/>
          <w:sz w:val="28"/>
          <w:szCs w:val="28"/>
        </w:rPr>
        <w:t>项目交付文档</w:t>
      </w:r>
      <w:bookmarkEnd w:id="41"/>
    </w:p>
    <w:p>
      <w:pPr>
        <w:pStyle w:val="4"/>
        <w:numPr>
          <w:ilvl w:val="0"/>
          <w:numId w:val="24"/>
        </w:numPr>
        <w:rPr>
          <w:rFonts w:ascii="微软雅黑" w:hAnsi="微软雅黑" w:eastAsia="微软雅黑" w:cs="微软雅黑"/>
          <w:sz w:val="24"/>
          <w:szCs w:val="24"/>
        </w:rPr>
      </w:pPr>
      <w:ins w:id="128" w:author="知足者常乐 [2]" w:date="2023-01-13T14:38:00Z">
        <w:r>
          <w:rPr>
            <w:rFonts w:hint="eastAsia" w:ascii="微软雅黑" w:hAnsi="微软雅黑" w:eastAsia="微软雅黑" w:cs="微软雅黑"/>
            <w:sz w:val="24"/>
            <w:szCs w:val="24"/>
          </w:rPr>
          <w:t>根据甲方已有系统调研情况，输出</w:t>
        </w:r>
      </w:ins>
      <w:r>
        <w:rPr>
          <w:rFonts w:hint="eastAsia" w:ascii="微软雅黑" w:hAnsi="微软雅黑" w:eastAsia="微软雅黑" w:cs="微软雅黑"/>
          <w:sz w:val="24"/>
          <w:szCs w:val="24"/>
        </w:rPr>
        <w:t>UI设计规范</w:t>
      </w:r>
      <w:ins w:id="129" w:author="知足者常乐 [2]" w:date="2023-01-13T14:38:00Z">
        <w:r>
          <w:rPr>
            <w:rFonts w:hint="eastAsia" w:ascii="微软雅黑" w:hAnsi="微软雅黑" w:eastAsia="微软雅黑" w:cs="微软雅黑"/>
            <w:sz w:val="24"/>
            <w:szCs w:val="24"/>
          </w:rPr>
          <w:t>及各业务的改良建议</w:t>
        </w:r>
      </w:ins>
      <w:r>
        <w:rPr>
          <w:rFonts w:hint="eastAsia" w:ascii="微软雅黑" w:hAnsi="微软雅黑" w:eastAsia="微软雅黑" w:cs="微软雅黑"/>
          <w:sz w:val="24"/>
          <w:szCs w:val="24"/>
        </w:rPr>
        <w:t>（范围:提供方式：静态文件（如PPT，PDF等）内容包括但不限于：配色、字体、页面布局，图片素材，示例页面平面设计，常用控件设计标准等，不包括：CSS样式，html示例）</w:t>
      </w:r>
    </w:p>
    <w:p>
      <w:pPr>
        <w:pStyle w:val="4"/>
        <w:numPr>
          <w:ilvl w:val="0"/>
          <w:numId w:val="24"/>
        </w:numPr>
        <w:rPr>
          <w:rFonts w:ascii="微软雅黑" w:hAnsi="微软雅黑" w:eastAsia="微软雅黑" w:cs="微软雅黑"/>
          <w:sz w:val="24"/>
          <w:szCs w:val="24"/>
        </w:rPr>
      </w:pPr>
      <w:r>
        <w:rPr>
          <w:rFonts w:hint="eastAsia" w:ascii="微软雅黑" w:hAnsi="微软雅黑" w:eastAsia="微软雅黑" w:cs="微软雅黑"/>
          <w:sz w:val="24"/>
          <w:szCs w:val="24"/>
        </w:rPr>
        <w:t>系统维护手册；</w:t>
      </w:r>
    </w:p>
    <w:p>
      <w:pPr>
        <w:pStyle w:val="4"/>
        <w:numPr>
          <w:ilvl w:val="0"/>
          <w:numId w:val="24"/>
        </w:numPr>
        <w:rPr>
          <w:rFonts w:ascii="微软雅黑" w:hAnsi="微软雅黑" w:eastAsia="微软雅黑" w:cs="微软雅黑"/>
          <w:sz w:val="24"/>
          <w:szCs w:val="24"/>
        </w:rPr>
      </w:pPr>
      <w:r>
        <w:rPr>
          <w:rFonts w:hint="eastAsia" w:ascii="微软雅黑" w:hAnsi="微软雅黑" w:eastAsia="微软雅黑" w:cs="微软雅黑"/>
          <w:sz w:val="24"/>
          <w:szCs w:val="24"/>
        </w:rPr>
        <w:t>系统管理手册（客制化版）；</w:t>
      </w:r>
    </w:p>
    <w:p>
      <w:pPr>
        <w:pStyle w:val="4"/>
        <w:numPr>
          <w:ilvl w:val="0"/>
          <w:numId w:val="24"/>
        </w:numPr>
        <w:rPr>
          <w:rFonts w:ascii="微软雅黑" w:hAnsi="微软雅黑" w:eastAsia="微软雅黑" w:cs="微软雅黑"/>
          <w:sz w:val="24"/>
          <w:szCs w:val="24"/>
        </w:rPr>
      </w:pPr>
      <w:r>
        <w:rPr>
          <w:rFonts w:hint="eastAsia" w:ascii="微软雅黑" w:hAnsi="微软雅黑" w:eastAsia="微软雅黑" w:cs="微软雅黑"/>
          <w:sz w:val="24"/>
          <w:szCs w:val="24"/>
        </w:rPr>
        <w:t>系统操作手册（客制化版）；</w:t>
      </w:r>
    </w:p>
    <w:p>
      <w:pPr>
        <w:pStyle w:val="4"/>
        <w:numPr>
          <w:ilvl w:val="0"/>
          <w:numId w:val="24"/>
        </w:numPr>
        <w:rPr>
          <w:rFonts w:ascii="微软雅黑" w:hAnsi="微软雅黑" w:eastAsia="微软雅黑" w:cs="微软雅黑"/>
          <w:sz w:val="24"/>
          <w:szCs w:val="24"/>
        </w:rPr>
      </w:pPr>
      <w:r>
        <w:rPr>
          <w:rFonts w:hint="eastAsia" w:ascii="微软雅黑" w:hAnsi="微软雅黑" w:eastAsia="微软雅黑" w:cs="微软雅黑"/>
          <w:sz w:val="24"/>
          <w:szCs w:val="24"/>
        </w:rPr>
        <w:t>用户培训资料（ppt+手册）；</w:t>
      </w:r>
    </w:p>
    <w:p>
      <w:pPr>
        <w:pStyle w:val="4"/>
        <w:numPr>
          <w:ilvl w:val="0"/>
          <w:numId w:val="24"/>
        </w:numPr>
        <w:rPr>
          <w:rFonts w:ascii="微软雅黑" w:hAnsi="微软雅黑" w:eastAsia="微软雅黑" w:cs="微软雅黑"/>
          <w:sz w:val="24"/>
          <w:szCs w:val="24"/>
        </w:rPr>
      </w:pPr>
      <w:r>
        <w:rPr>
          <w:rFonts w:hint="eastAsia" w:ascii="微软雅黑" w:hAnsi="微软雅黑" w:eastAsia="微软雅黑" w:cs="微软雅黑"/>
          <w:sz w:val="24"/>
          <w:szCs w:val="24"/>
        </w:rPr>
        <w:t>使用FAQ。</w:t>
      </w:r>
    </w:p>
    <w:p>
      <w:pPr>
        <w:pStyle w:val="6"/>
        <w:numPr>
          <w:ilvl w:val="1"/>
          <w:numId w:val="17"/>
        </w:numPr>
        <w:rPr>
          <w:rStyle w:val="92"/>
          <w:rFonts w:ascii="微软雅黑" w:hAnsi="微软雅黑" w:eastAsia="微软雅黑" w:cs="微软雅黑"/>
          <w:color w:val="auto"/>
          <w:sz w:val="28"/>
          <w:szCs w:val="28"/>
        </w:rPr>
      </w:pPr>
      <w:bookmarkStart w:id="42" w:name="_Toc510511642"/>
      <w:bookmarkStart w:id="43" w:name="_Toc124153918"/>
      <w:bookmarkStart w:id="44" w:name="_Toc74219381"/>
      <w:bookmarkStart w:id="45" w:name="_Toc519538810"/>
      <w:r>
        <w:rPr>
          <w:rStyle w:val="92"/>
          <w:rFonts w:hint="eastAsia" w:ascii="微软雅黑" w:hAnsi="微软雅黑" w:eastAsia="微软雅黑" w:cs="微软雅黑"/>
          <w:color w:val="auto"/>
          <w:sz w:val="28"/>
          <w:szCs w:val="28"/>
        </w:rPr>
        <w:t>项目签结文档</w:t>
      </w:r>
      <w:bookmarkEnd w:id="42"/>
      <w:bookmarkEnd w:id="43"/>
      <w:bookmarkEnd w:id="44"/>
      <w:bookmarkEnd w:id="45"/>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阶段性交付签结报告；</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项目验收报告。</w:t>
      </w:r>
    </w:p>
    <w:p>
      <w:pPr>
        <w:pStyle w:val="4"/>
        <w:numPr>
          <w:ilvl w:val="0"/>
          <w:numId w:val="22"/>
        </w:numPr>
        <w:rPr>
          <w:rFonts w:ascii="微软雅黑" w:hAnsi="微软雅黑" w:eastAsia="微软雅黑" w:cs="微软雅黑"/>
          <w:sz w:val="24"/>
          <w:szCs w:val="24"/>
        </w:rPr>
      </w:pPr>
      <w:bookmarkStart w:id="46" w:name="_Toc74219382"/>
      <w:r>
        <w:rPr>
          <w:rFonts w:hint="eastAsia" w:ascii="微软雅黑" w:hAnsi="微软雅黑" w:eastAsia="微软雅黑"/>
          <w:sz w:val="24"/>
          <w:szCs w:val="24"/>
        </w:rPr>
        <w:t>源码相关交付物</w:t>
      </w:r>
      <w:bookmarkEnd w:id="46"/>
      <w:r>
        <w:rPr>
          <w:rFonts w:hint="eastAsia" w:ascii="微软雅黑" w:hAnsi="微软雅黑" w:eastAsia="微软雅黑" w:cs="微软雅黑"/>
          <w:sz w:val="24"/>
          <w:szCs w:val="24"/>
        </w:rPr>
        <w:t xml:space="preserve">，二次开发源码授权书；  </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二次开发的代码文件；</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系统设计开发说明书；</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概要技术设计文档；</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完整详细的技术设计文档（具体文档交付标准由今麦郎食品股份有限公司技术负责人确认）；</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数据结构说明书（包含关系型和非关系型）；</w:t>
      </w:r>
    </w:p>
    <w:p>
      <w:pPr>
        <w:pStyle w:val="4"/>
        <w:numPr>
          <w:ilvl w:val="0"/>
          <w:numId w:val="22"/>
        </w:numPr>
        <w:rPr>
          <w:rFonts w:ascii="微软雅黑" w:hAnsi="微软雅黑" w:eastAsia="微软雅黑" w:cs="微软雅黑"/>
          <w:sz w:val="24"/>
          <w:szCs w:val="24"/>
        </w:rPr>
      </w:pPr>
      <w:r>
        <w:rPr>
          <w:rFonts w:hint="eastAsia" w:ascii="微软雅黑" w:hAnsi="微软雅黑" w:eastAsia="微软雅黑" w:cs="微软雅黑"/>
          <w:sz w:val="24"/>
          <w:szCs w:val="24"/>
        </w:rPr>
        <w:t>技术部署方案。</w:t>
      </w:r>
    </w:p>
    <w:p>
      <w:pPr>
        <w:pStyle w:val="5"/>
        <w:numPr>
          <w:ilvl w:val="0"/>
          <w:numId w:val="17"/>
        </w:numPr>
        <w:pBdr>
          <w:top w:val="single" w:color="auto" w:sz="48" w:space="4"/>
        </w:pBdr>
        <w:rPr>
          <w:rFonts w:ascii="微软雅黑" w:hAnsi="微软雅黑" w:eastAsia="微软雅黑" w:cs="微软雅黑"/>
        </w:rPr>
      </w:pPr>
      <w:bookmarkStart w:id="47" w:name="_Toc124153919"/>
      <w:bookmarkStart w:id="48" w:name="_Toc74219383"/>
      <w:r>
        <w:rPr>
          <w:rFonts w:hint="eastAsia" w:ascii="微软雅黑" w:hAnsi="微软雅黑" w:eastAsia="微软雅黑" w:cs="微软雅黑"/>
        </w:rPr>
        <w:t>项目计划</w:t>
      </w:r>
      <w:bookmarkEnd w:id="47"/>
      <w:bookmarkEnd w:id="48"/>
    </w:p>
    <w:p>
      <w:pPr>
        <w:pStyle w:val="6"/>
        <w:numPr>
          <w:ilvl w:val="1"/>
          <w:numId w:val="17"/>
        </w:numPr>
        <w:rPr>
          <w:rStyle w:val="92"/>
          <w:rFonts w:ascii="微软雅黑" w:hAnsi="微软雅黑" w:eastAsia="微软雅黑" w:cs="微软雅黑"/>
          <w:color w:val="auto"/>
          <w:sz w:val="28"/>
          <w:szCs w:val="28"/>
        </w:rPr>
      </w:pPr>
      <w:bookmarkStart w:id="49" w:name="_Toc74219384"/>
      <w:bookmarkStart w:id="50" w:name="_Toc124153920"/>
      <w:r>
        <w:rPr>
          <w:rStyle w:val="92"/>
          <w:rFonts w:hint="eastAsia" w:ascii="微软雅黑" w:hAnsi="微软雅黑" w:eastAsia="微软雅黑" w:cs="微软雅黑"/>
          <w:color w:val="auto"/>
          <w:sz w:val="28"/>
          <w:szCs w:val="28"/>
        </w:rPr>
        <w:t>项目</w:t>
      </w:r>
      <w:bookmarkEnd w:id="49"/>
      <w:r>
        <w:rPr>
          <w:rStyle w:val="92"/>
          <w:rFonts w:hint="eastAsia" w:ascii="微软雅黑" w:hAnsi="微软雅黑" w:eastAsia="微软雅黑" w:cs="微软雅黑"/>
          <w:color w:val="auto"/>
          <w:sz w:val="28"/>
          <w:szCs w:val="28"/>
        </w:rPr>
        <w:t>上线计划</w:t>
      </w:r>
      <w:bookmarkEnd w:id="50"/>
    </w:p>
    <w:p>
      <w:pPr>
        <w:pStyle w:val="4"/>
        <w:numPr>
          <w:ilvl w:val="0"/>
          <w:numId w:val="25"/>
        </w:numPr>
        <w:overflowPunct/>
        <w:autoSpaceDE/>
        <w:adjustRightInd/>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本项目集一期需在合同签订后5个月内完成有一期软件开发、安装、调试、实施、测试和试点区域上线工作，6个月内完成全国推广工作，系统通过验收后提供一年免费维保服务。</w:t>
      </w:r>
    </w:p>
    <w:p>
      <w:pPr>
        <w:pStyle w:val="4"/>
        <w:numPr>
          <w:ilvl w:val="0"/>
          <w:numId w:val="25"/>
        </w:numPr>
        <w:overflowPunct/>
        <w:autoSpaceDE/>
        <w:adjustRightInd/>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工期要求：总工期330天自然日。暂定202</w:t>
      </w:r>
      <w:r>
        <w:rPr>
          <w:rFonts w:ascii="微软雅黑" w:hAnsi="微软雅黑" w:eastAsia="微软雅黑" w:cs="微软雅黑"/>
          <w:sz w:val="24"/>
          <w:szCs w:val="24"/>
        </w:rPr>
        <w:t>3</w:t>
      </w:r>
      <w:r>
        <w:rPr>
          <w:rFonts w:hint="eastAsia" w:ascii="微软雅黑" w:hAnsi="微软雅黑" w:eastAsia="微软雅黑" w:cs="微软雅黑"/>
          <w:sz w:val="24"/>
          <w:szCs w:val="24"/>
        </w:rPr>
        <w:t>年</w:t>
      </w:r>
      <w:r>
        <w:rPr>
          <w:rFonts w:ascii="微软雅黑" w:hAnsi="微软雅黑" w:eastAsia="微软雅黑" w:cs="微软雅黑"/>
          <w:sz w:val="24"/>
          <w:szCs w:val="24"/>
        </w:rPr>
        <w:t>2</w:t>
      </w:r>
      <w:r>
        <w:rPr>
          <w:rFonts w:hint="eastAsia" w:ascii="微软雅黑" w:hAnsi="微软雅黑" w:eastAsia="微软雅黑" w:cs="微软雅黑"/>
          <w:sz w:val="24"/>
          <w:szCs w:val="24"/>
        </w:rPr>
        <w:t>月1日项目启动， 2023年</w:t>
      </w:r>
      <w:r>
        <w:rPr>
          <w:rFonts w:ascii="微软雅黑" w:hAnsi="微软雅黑" w:eastAsia="微软雅黑" w:cs="微软雅黑"/>
          <w:sz w:val="24"/>
          <w:szCs w:val="24"/>
        </w:rPr>
        <w:t>7</w:t>
      </w:r>
      <w:r>
        <w:rPr>
          <w:rFonts w:hint="eastAsia" w:ascii="微软雅黑" w:hAnsi="微软雅黑" w:eastAsia="微软雅黑" w:cs="微软雅黑"/>
          <w:sz w:val="24"/>
          <w:szCs w:val="24"/>
        </w:rPr>
        <w:t>月完成一期隆尧实施完成， 2023年</w:t>
      </w:r>
      <w:r>
        <w:rPr>
          <w:rFonts w:ascii="微软雅黑" w:hAnsi="微软雅黑" w:eastAsia="微软雅黑" w:cs="微软雅黑"/>
          <w:sz w:val="24"/>
          <w:szCs w:val="24"/>
        </w:rPr>
        <w:t>12</w:t>
      </w:r>
      <w:r>
        <w:rPr>
          <w:rFonts w:hint="eastAsia" w:ascii="微软雅黑" w:hAnsi="微软雅黑" w:eastAsia="微软雅黑" w:cs="微软雅黑"/>
          <w:sz w:val="24"/>
          <w:szCs w:val="24"/>
        </w:rPr>
        <w:t>月3</w:t>
      </w:r>
      <w:r>
        <w:rPr>
          <w:rFonts w:ascii="微软雅黑" w:hAnsi="微软雅黑" w:eastAsia="微软雅黑" w:cs="微软雅黑"/>
          <w:sz w:val="24"/>
          <w:szCs w:val="24"/>
        </w:rPr>
        <w:t>1</w:t>
      </w:r>
      <w:r>
        <w:rPr>
          <w:rFonts w:hint="eastAsia" w:ascii="微软雅黑" w:hAnsi="微软雅黑" w:eastAsia="微软雅黑" w:cs="微软雅黑"/>
          <w:sz w:val="24"/>
          <w:szCs w:val="24"/>
        </w:rPr>
        <w:t>日系统全国推广完成，如开工延误，则以此类推。</w:t>
      </w:r>
    </w:p>
    <w:p>
      <w:pPr>
        <w:pStyle w:val="4"/>
        <w:numPr>
          <w:ilvl w:val="0"/>
          <w:numId w:val="25"/>
        </w:numPr>
        <w:overflowPunct/>
        <w:autoSpaceDE/>
        <w:adjustRightInd/>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详细项目计划需要周期性按照项目需求进行及时调整，设计里程碑的变动的变更需要甲方及乙方协商并提交项目委员会确定，发布新的项目计划。</w:t>
      </w:r>
    </w:p>
    <w:p>
      <w:pPr>
        <w:pStyle w:val="4"/>
        <w:tabs>
          <w:tab w:val="left" w:pos="987"/>
        </w:tabs>
        <w:overflowPunct/>
        <w:autoSpaceDE/>
        <w:adjustRightInd/>
        <w:ind w:left="0"/>
        <w:textAlignment w:val="auto"/>
        <w:rPr>
          <w:rFonts w:ascii="微软雅黑" w:hAnsi="微软雅黑" w:eastAsia="微软雅黑" w:cs="微软雅黑"/>
          <w:sz w:val="24"/>
          <w:szCs w:val="24"/>
        </w:rPr>
      </w:pPr>
    </w:p>
    <w:p>
      <w:pPr>
        <w:pStyle w:val="6"/>
        <w:numPr>
          <w:ilvl w:val="1"/>
          <w:numId w:val="17"/>
        </w:numPr>
        <w:rPr>
          <w:rStyle w:val="92"/>
          <w:rFonts w:ascii="微软雅黑" w:hAnsi="微软雅黑" w:eastAsia="微软雅黑" w:cs="微软雅黑"/>
          <w:color w:val="auto"/>
          <w:sz w:val="28"/>
          <w:szCs w:val="28"/>
        </w:rPr>
      </w:pPr>
      <w:bookmarkStart w:id="51" w:name="_Toc124153921"/>
      <w:r>
        <w:rPr>
          <w:rStyle w:val="92"/>
          <w:rFonts w:hint="eastAsia" w:ascii="微软雅黑" w:hAnsi="微软雅黑" w:eastAsia="微软雅黑" w:cs="微软雅黑"/>
          <w:color w:val="auto"/>
          <w:sz w:val="28"/>
          <w:szCs w:val="28"/>
        </w:rPr>
        <w:t>项目实施计划</w:t>
      </w:r>
      <w:bookmarkEnd w:id="51"/>
    </w:p>
    <w:p>
      <w:pPr>
        <w:pStyle w:val="4"/>
        <w:numPr>
          <w:ilvl w:val="0"/>
          <w:numId w:val="25"/>
        </w:numPr>
        <w:overflowPunct/>
        <w:autoSpaceDE/>
        <w:adjustRightInd/>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项目正式启动前科箭提供明细实施计划；项目启动会议后2个工作日内双方项目组审核确认。</w:t>
      </w:r>
    </w:p>
    <w:p>
      <w:pPr>
        <w:pStyle w:val="4"/>
        <w:numPr>
          <w:ilvl w:val="0"/>
          <w:numId w:val="25"/>
        </w:numPr>
        <w:overflowPunct/>
        <w:autoSpaceDE/>
        <w:adjustRightInd/>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项目实施计划如涉及变更，需要甲方及乙方协商并提交项目委员会审核确认，审核确认后按照新发布的项目实施计划执行。</w:t>
      </w:r>
    </w:p>
    <w:p>
      <w:pPr>
        <w:pStyle w:val="6"/>
        <w:numPr>
          <w:ilvl w:val="1"/>
          <w:numId w:val="17"/>
        </w:numPr>
        <w:rPr>
          <w:rStyle w:val="92"/>
          <w:rFonts w:ascii="微软雅黑" w:hAnsi="微软雅黑" w:eastAsia="微软雅黑"/>
          <w:color w:val="auto"/>
          <w:sz w:val="28"/>
          <w:szCs w:val="28"/>
        </w:rPr>
      </w:pPr>
      <w:bookmarkStart w:id="52" w:name="_Toc124153922"/>
      <w:bookmarkStart w:id="53" w:name="_Toc95484092"/>
      <w:bookmarkStart w:id="54" w:name="_Toc74219385"/>
      <w:r>
        <w:rPr>
          <w:rStyle w:val="92"/>
          <w:rFonts w:hint="eastAsia" w:ascii="微软雅黑" w:hAnsi="微软雅黑" w:eastAsia="微软雅黑"/>
          <w:color w:val="auto"/>
          <w:sz w:val="28"/>
          <w:szCs w:val="28"/>
        </w:rPr>
        <w:t>科箭实施团队项目资源</w:t>
      </w:r>
      <w:r>
        <w:rPr>
          <w:rStyle w:val="92"/>
          <w:rFonts w:ascii="微软雅黑" w:hAnsi="微软雅黑" w:eastAsia="微软雅黑"/>
          <w:color w:val="auto"/>
          <w:sz w:val="28"/>
          <w:szCs w:val="28"/>
        </w:rPr>
        <w:t>计划</w:t>
      </w:r>
      <w:bookmarkEnd w:id="52"/>
      <w:bookmarkEnd w:id="53"/>
      <w:bookmarkEnd w:id="54"/>
    </w:p>
    <w:p>
      <w:pPr>
        <w:pStyle w:val="4"/>
        <w:ind w:left="0"/>
        <w:rPr>
          <w:rFonts w:ascii="Times New Roman" w:hAnsi="Times New Roman"/>
        </w:rPr>
      </w:pPr>
      <w:r>
        <w:drawing>
          <wp:inline distT="0" distB="0" distL="0" distR="0">
            <wp:extent cx="6417945" cy="3495040"/>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417945" cy="3495040"/>
                    </a:xfrm>
                    <a:prstGeom prst="rect">
                      <a:avLst/>
                    </a:prstGeom>
                  </pic:spPr>
                </pic:pic>
              </a:graphicData>
            </a:graphic>
          </wp:inline>
        </w:drawing>
      </w:r>
      <w:r>
        <w:rPr>
          <w:rFonts w:ascii="Times New Roman" w:hAnsi="Times New Roman"/>
        </w:rPr>
        <w:t xml:space="preserve"> </w:t>
      </w:r>
    </w:p>
    <w:p>
      <w:pPr>
        <w:pStyle w:val="6"/>
        <w:numPr>
          <w:ilvl w:val="1"/>
          <w:numId w:val="17"/>
        </w:numPr>
        <w:rPr>
          <w:rStyle w:val="92"/>
          <w:rFonts w:ascii="微软雅黑" w:hAnsi="微软雅黑" w:eastAsia="微软雅黑"/>
          <w:color w:val="auto"/>
          <w:sz w:val="28"/>
          <w:szCs w:val="28"/>
        </w:rPr>
      </w:pPr>
      <w:commentRangeStart w:id="4"/>
      <w:bookmarkStart w:id="55" w:name="_Toc95484093"/>
      <w:bookmarkStart w:id="56" w:name="_Toc124153923"/>
      <w:r>
        <w:rPr>
          <w:rStyle w:val="92"/>
          <w:rFonts w:hint="eastAsia" w:ascii="微软雅黑" w:hAnsi="微软雅黑" w:eastAsia="微软雅黑"/>
          <w:color w:val="auto"/>
          <w:sz w:val="28"/>
          <w:szCs w:val="28"/>
        </w:rPr>
        <w:t>科箭项目实施团队人员</w:t>
      </w:r>
      <w:bookmarkEnd w:id="55"/>
      <w:bookmarkEnd w:id="56"/>
      <w:commentRangeEnd w:id="4"/>
      <w:r>
        <w:commentReference w:id="4"/>
      </w:r>
    </w:p>
    <w:tbl>
      <w:tblPr>
        <w:tblStyle w:val="52"/>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993"/>
        <w:gridCol w:w="1842"/>
        <w:gridCol w:w="5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line="240" w:lineRule="auto"/>
              <w:rPr>
                <w:rFonts w:ascii="微软雅黑" w:hAnsi="微软雅黑" w:eastAsia="微软雅黑"/>
                <w:b w:val="0"/>
              </w:rPr>
            </w:pPr>
            <w:r>
              <w:rPr>
                <w:rFonts w:ascii="微软雅黑" w:hAnsi="微软雅黑" w:eastAsia="微软雅黑"/>
                <w:b w:val="0"/>
              </w:rPr>
              <w:t>姓名</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line="240" w:lineRule="auto"/>
              <w:rPr>
                <w:rFonts w:ascii="微软雅黑" w:hAnsi="微软雅黑" w:eastAsia="微软雅黑"/>
                <w:b w:val="0"/>
              </w:rPr>
            </w:pPr>
            <w:r>
              <w:rPr>
                <w:rFonts w:ascii="微软雅黑" w:hAnsi="微软雅黑" w:eastAsia="微软雅黑"/>
                <w:b w:val="0"/>
              </w:rPr>
              <w:t>年龄</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line="240" w:lineRule="auto"/>
              <w:rPr>
                <w:rFonts w:ascii="微软雅黑" w:hAnsi="微软雅黑" w:eastAsia="微软雅黑"/>
                <w:b w:val="0"/>
              </w:rPr>
            </w:pPr>
            <w:r>
              <w:rPr>
                <w:rFonts w:ascii="微软雅黑" w:hAnsi="微软雅黑" w:eastAsia="微软雅黑"/>
                <w:b w:val="0"/>
              </w:rPr>
              <w:t>本项目拟任职务</w:t>
            </w:r>
          </w:p>
        </w:tc>
        <w:tc>
          <w:tcPr>
            <w:tcW w:w="5245"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line="240" w:lineRule="auto"/>
              <w:rPr>
                <w:rFonts w:ascii="微软雅黑" w:hAnsi="微软雅黑" w:eastAsia="微软雅黑"/>
                <w:b w:val="0"/>
              </w:rPr>
            </w:pPr>
            <w:r>
              <w:rPr>
                <w:rFonts w:hint="eastAsia" w:ascii="微软雅黑" w:hAnsi="微软雅黑" w:eastAsia="微软雅黑"/>
                <w:b w:val="0"/>
              </w:rPr>
              <w:t>项目经验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王斌</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ascii="微软雅黑" w:hAnsi="微软雅黑" w:eastAsia="微软雅黑"/>
                <w:b w:val="0"/>
              </w:rPr>
              <w:t>47</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rPr>
                <w:rFonts w:ascii="微软雅黑" w:hAnsi="微软雅黑" w:eastAsia="微软雅黑"/>
                <w:b w:val="0"/>
              </w:rPr>
            </w:pPr>
            <w:r>
              <w:rPr>
                <w:rFonts w:hint="eastAsia" w:ascii="微软雅黑" w:hAnsi="微软雅黑" w:eastAsia="微软雅黑"/>
                <w:b w:val="0"/>
              </w:rPr>
              <w:t>科箭变革小组组长</w:t>
            </w:r>
          </w:p>
          <w:p>
            <w:pPr>
              <w:pStyle w:val="330"/>
              <w:adjustRightInd w:val="0"/>
              <w:snapToGrid w:val="0"/>
              <w:spacing w:before="156" w:line="240" w:lineRule="auto"/>
              <w:jc w:val="left"/>
              <w:rPr>
                <w:rFonts w:ascii="微软雅黑" w:hAnsi="微软雅黑" w:eastAsia="微软雅黑"/>
                <w:b w:val="0"/>
              </w:rPr>
            </w:pP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超过</w:t>
            </w:r>
            <w:r>
              <w:rPr>
                <w:rFonts w:ascii="微软雅黑" w:hAnsi="微软雅黑" w:eastAsia="微软雅黑"/>
                <w:b w:val="0"/>
              </w:rPr>
              <w:t>15年物流信息化探索和实践经验</w:t>
            </w:r>
            <w:r>
              <w:rPr>
                <w:rFonts w:hint="eastAsia" w:ascii="微软雅黑" w:hAnsi="微软雅黑" w:eastAsia="微软雅黑"/>
                <w:b w:val="0"/>
              </w:rPr>
              <w:t>；</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科箭实施服务部</w:t>
            </w:r>
            <w:r>
              <w:rPr>
                <w:rFonts w:ascii="微软雅黑" w:hAnsi="微软雅黑" w:eastAsia="微软雅黑"/>
                <w:b w:val="0"/>
              </w:rPr>
              <w:t>VP</w:t>
            </w:r>
            <w:r>
              <w:rPr>
                <w:rFonts w:hint="eastAsia" w:ascii="微软雅黑" w:hAnsi="微软雅黑" w:eastAsia="微软雅黑"/>
                <w:b w:val="0"/>
              </w:rPr>
              <w:t>；</w:t>
            </w:r>
          </w:p>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PMO项目管理委员会成员</w:t>
            </w:r>
            <w:r>
              <w:rPr>
                <w:rFonts w:hint="eastAsia" w:ascii="微软雅黑" w:hAnsi="微软雅黑" w:eastAsia="微软雅黑"/>
                <w:b w:val="0"/>
              </w:rPr>
              <w:t>；</w:t>
            </w:r>
            <w:r>
              <w:rPr>
                <w:rFonts w:ascii="微软雅黑" w:hAnsi="微软雅黑" w:eastAsia="微软雅黑"/>
                <w:b w:val="0"/>
              </w:rPr>
              <w:t xml:space="preserve"> </w:t>
            </w:r>
          </w:p>
          <w:p>
            <w:pPr>
              <w:pStyle w:val="330"/>
              <w:adjustRightInd w:val="0"/>
              <w:snapToGrid w:val="0"/>
              <w:spacing w:before="156" w:line="240" w:lineRule="auto"/>
              <w:ind w:firstLine="420" w:firstLineChars="200"/>
              <w:jc w:val="left"/>
              <w:rPr>
                <w:rFonts w:ascii="微软雅黑" w:hAnsi="微软雅黑" w:eastAsia="微软雅黑"/>
                <w:b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兰鹏</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3</w:t>
            </w:r>
            <w:r>
              <w:rPr>
                <w:rFonts w:ascii="微软雅黑" w:hAnsi="微软雅黑" w:eastAsia="微软雅黑"/>
                <w:b w:val="0"/>
              </w:rPr>
              <w:t>8</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rPr>
                <w:rFonts w:ascii="微软雅黑" w:hAnsi="微软雅黑" w:eastAsia="微软雅黑"/>
                <w:b w:val="0"/>
              </w:rPr>
            </w:pPr>
            <w:r>
              <w:rPr>
                <w:rFonts w:hint="eastAsia" w:ascii="微软雅黑" w:hAnsi="微软雅黑" w:eastAsia="微软雅黑"/>
                <w:b w:val="0"/>
              </w:rPr>
              <w:t>解决方案评审</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超过1</w:t>
            </w:r>
            <w:r>
              <w:rPr>
                <w:rFonts w:ascii="微软雅黑" w:hAnsi="微软雅黑" w:eastAsia="微软雅黑"/>
                <w:b w:val="0"/>
              </w:rPr>
              <w:t>5</w:t>
            </w:r>
            <w:r>
              <w:rPr>
                <w:rFonts w:hint="eastAsia" w:ascii="微软雅黑" w:hAnsi="微软雅黑" w:eastAsia="微软雅黑"/>
                <w:b w:val="0"/>
              </w:rPr>
              <w:t>年工作经验</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科箭解决方案总监</w:t>
            </w:r>
          </w:p>
          <w:p>
            <w:pPr>
              <w:pStyle w:val="330"/>
              <w:adjustRightInd w:val="0"/>
              <w:snapToGrid w:val="0"/>
              <w:spacing w:before="156" w:line="240" w:lineRule="auto"/>
              <w:ind w:firstLine="420" w:firstLineChars="200"/>
              <w:rPr>
                <w:rFonts w:ascii="微软雅黑" w:hAnsi="微软雅黑" w:eastAsia="微软雅黑"/>
                <w:b w:val="0"/>
              </w:rPr>
            </w:pPr>
            <w:r>
              <w:rPr>
                <w:rFonts w:hint="eastAsia" w:ascii="微软雅黑" w:hAnsi="微软雅黑" w:eastAsia="微软雅黑"/>
                <w:b w:val="0"/>
              </w:rPr>
              <w:t xml:space="preserve">典型代表项目：嘉士伯、今麦郎、埃克森美孚、达能、沃尔玛、安琪酵母、伊利集团、宝洁、茶百道等项目 </w:t>
            </w:r>
          </w:p>
          <w:p>
            <w:pPr>
              <w:pStyle w:val="330"/>
              <w:adjustRightInd w:val="0"/>
              <w:snapToGrid w:val="0"/>
              <w:spacing w:before="156" w:line="240" w:lineRule="auto"/>
              <w:ind w:firstLine="420" w:firstLineChars="200"/>
              <w:rPr>
                <w:rFonts w:ascii="微软雅黑" w:hAnsi="微软雅黑" w:eastAsia="微软雅黑"/>
                <w:b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李运辉</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5</w:t>
            </w:r>
            <w:r>
              <w:rPr>
                <w:rFonts w:ascii="微软雅黑" w:hAnsi="微软雅黑" w:eastAsia="微软雅黑"/>
                <w:b w:val="0"/>
              </w:rPr>
              <w:t>0</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rPr>
                <w:rFonts w:ascii="微软雅黑" w:hAnsi="微软雅黑" w:eastAsia="微软雅黑"/>
                <w:b w:val="0"/>
              </w:rPr>
            </w:pPr>
            <w:r>
              <w:rPr>
                <w:rFonts w:hint="eastAsia" w:ascii="微软雅黑" w:hAnsi="微软雅黑" w:eastAsia="微软雅黑"/>
                <w:b w:val="0"/>
              </w:rPr>
              <w:t>订单仓储专家顾问</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科箭产品总监</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典型代表项目：达能、春光食品、伊利集团、家乐福、安琪集团、爱婴室、中国储运、上海盐业、麦德龙等项目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李忠</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4</w:t>
            </w:r>
            <w:r>
              <w:rPr>
                <w:rFonts w:ascii="微软雅黑" w:hAnsi="微软雅黑" w:eastAsia="微软雅黑"/>
                <w:b w:val="0"/>
              </w:rPr>
              <w:t>8</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rPr>
                <w:rFonts w:ascii="微软雅黑" w:hAnsi="微软雅黑" w:eastAsia="微软雅黑"/>
                <w:b w:val="0"/>
              </w:rPr>
            </w:pPr>
            <w:r>
              <w:rPr>
                <w:rFonts w:hint="eastAsia" w:ascii="微软雅黑" w:hAnsi="微软雅黑" w:eastAsia="微软雅黑"/>
                <w:b w:val="0"/>
              </w:rPr>
              <w:t>物流优化专家顾问</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 xml:space="preserve">  </w:t>
            </w:r>
            <w:r>
              <w:rPr>
                <w:rFonts w:hint="eastAsia" w:ascii="微软雅黑" w:hAnsi="微软雅黑" w:eastAsia="微软雅黑"/>
                <w:b w:val="0"/>
              </w:rPr>
              <w:t>科箭联合创始人和算法专家</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典型代表项目：伊利集团、沃尔玛、家家悦、达美乐、达能、汉堡王、茶百道、屈臣氏、家乐福、辉煌物流、</w:t>
            </w:r>
            <w:r>
              <w:rPr>
                <w:rFonts w:ascii="微软雅黑" w:hAnsi="微软雅黑" w:eastAsia="微软雅黑"/>
                <w:b w:val="0"/>
              </w:rPr>
              <w:t>21cake</w:t>
            </w:r>
            <w:r>
              <w:rPr>
                <w:rFonts w:hint="eastAsia" w:ascii="微软雅黑" w:hAnsi="微软雅黑" w:eastAsia="微软雅黑"/>
                <w:b w:val="0"/>
              </w:rPr>
              <w:t>、中粮酒业等项目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苏健</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ascii="微软雅黑" w:hAnsi="微软雅黑" w:eastAsia="微软雅黑"/>
                <w:b w:val="0"/>
              </w:rPr>
              <w:t>33</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ascii="微软雅黑" w:hAnsi="微软雅黑" w:eastAsia="微软雅黑"/>
                <w:b w:val="0"/>
              </w:rPr>
              <w:t>项目</w:t>
            </w:r>
            <w:r>
              <w:rPr>
                <w:rFonts w:hint="eastAsia" w:ascii="微软雅黑" w:hAnsi="微软雅黑" w:eastAsia="微软雅黑"/>
                <w:b w:val="0"/>
              </w:rPr>
              <w:t>群经理</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10</w:t>
            </w:r>
            <w:r>
              <w:rPr>
                <w:rFonts w:hint="eastAsia" w:ascii="微软雅黑" w:hAnsi="微软雅黑" w:eastAsia="微软雅黑"/>
                <w:b w:val="0"/>
              </w:rPr>
              <w:t>年以上的项目实施及项目管理经验，科箭华东区顾问服务总监，在业务需求分析、方案设计及系统规划等方面具有丰富的经验。</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代表性项目：达能饮料W</w:t>
            </w:r>
            <w:r>
              <w:rPr>
                <w:rFonts w:ascii="微软雅黑" w:hAnsi="微软雅黑" w:eastAsia="微软雅黑"/>
                <w:b w:val="0"/>
              </w:rPr>
              <w:t>T</w:t>
            </w:r>
            <w:r>
              <w:rPr>
                <w:rFonts w:hint="eastAsia" w:ascii="微软雅黑" w:hAnsi="微软雅黑" w:eastAsia="微软雅黑"/>
                <w:b w:val="0"/>
              </w:rPr>
              <w:t>、台湾家乐福O</w:t>
            </w:r>
            <w:r>
              <w:rPr>
                <w:rFonts w:ascii="微软雅黑" w:hAnsi="微软雅黑" w:eastAsia="微软雅黑"/>
                <w:b w:val="0"/>
              </w:rPr>
              <w:t>TW</w:t>
            </w:r>
            <w:r>
              <w:rPr>
                <w:rFonts w:hint="eastAsia" w:ascii="微软雅黑" w:hAnsi="微软雅黑" w:eastAsia="微软雅黑"/>
                <w:b w:val="0"/>
              </w:rPr>
              <w:t>、麦德龙</w:t>
            </w:r>
            <w:r>
              <w:rPr>
                <w:rFonts w:ascii="微软雅黑" w:hAnsi="微软雅黑" w:eastAsia="微软雅黑"/>
                <w:b w:val="0"/>
              </w:rPr>
              <w:t>O</w:t>
            </w:r>
            <w:r>
              <w:rPr>
                <w:rFonts w:hint="eastAsia" w:ascii="微软雅黑" w:hAnsi="微软雅黑" w:eastAsia="微软雅黑"/>
                <w:b w:val="0"/>
              </w:rPr>
              <w:t>W、西域W</w:t>
            </w:r>
            <w:r>
              <w:rPr>
                <w:rFonts w:ascii="微软雅黑" w:hAnsi="微软雅黑" w:eastAsia="微软雅黑"/>
                <w:b w:val="0"/>
              </w:rPr>
              <w:t>T</w:t>
            </w:r>
            <w:r>
              <w:rPr>
                <w:rFonts w:hint="eastAsia" w:ascii="微软雅黑" w:hAnsi="微软雅黑" w:eastAsia="微软雅黑"/>
                <w:b w:val="0"/>
              </w:rPr>
              <w:t>、超聚变O</w:t>
            </w:r>
            <w:r>
              <w:rPr>
                <w:rFonts w:ascii="微软雅黑" w:hAnsi="微软雅黑" w:eastAsia="微软雅黑"/>
                <w:b w:val="0"/>
              </w:rPr>
              <w:t>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bCs/>
              </w:rPr>
              <w:t>尹振杰</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ascii="微软雅黑" w:hAnsi="微软雅黑" w:eastAsia="微软雅黑"/>
                <w:b w:val="0"/>
              </w:rPr>
              <w:t>32</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实施二组组长</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10</w:t>
            </w:r>
            <w:r>
              <w:rPr>
                <w:rFonts w:hint="eastAsia" w:ascii="微软雅黑" w:hAnsi="微软雅黑" w:eastAsia="微软雅黑"/>
                <w:b w:val="0"/>
              </w:rPr>
              <w:t>年以上的软件项目实施经验，在物流供应链诸多领域具有丰富行业经验，多次参与大型项目的需求调研、业务难点分析，业务方案设计等工作。</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代表性项目：爱婴室、巴比食品、上实、上海盐业、超聚变等项目。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康帅</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ascii="微软雅黑" w:hAnsi="微软雅黑" w:eastAsia="微软雅黑"/>
                <w:b w:val="0"/>
              </w:rPr>
              <w:t>31</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实施一组组长</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8</w:t>
            </w:r>
            <w:r>
              <w:rPr>
                <w:rFonts w:hint="eastAsia" w:ascii="微软雅黑" w:hAnsi="微软雅黑" w:eastAsia="微软雅黑"/>
                <w:b w:val="0"/>
              </w:rPr>
              <w:t>年以上的软件项目实施经验，在物流供应链诸多领域具有丰富行业经验，多次参与大型项目的需求调研、业务难点分析，业务方案设计等工作。</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代表性项目：伊利液奶、伊利冷饮、茶百道、重庆川仪等项目。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bCs/>
              </w:rPr>
              <w:t>洪为</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ascii="微软雅黑" w:hAnsi="微软雅黑" w:eastAsia="微软雅黑"/>
                <w:b w:val="0"/>
              </w:rPr>
              <w:t>31</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实施顾问</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8</w:t>
            </w:r>
            <w:r>
              <w:rPr>
                <w:rFonts w:hint="eastAsia" w:ascii="微软雅黑" w:hAnsi="微软雅黑" w:eastAsia="微软雅黑"/>
                <w:b w:val="0"/>
              </w:rPr>
              <w:t>年以上的软件项目实施经验，在物流供应链诸多领域具有丰富行业经验，多次参与大型项目的需求调研、业务难点分析，业务方案设计等工作。</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代表性项目：达能中国、台湾家乐福、中联重科、大舜医药、华鼎国联等项目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詹晨</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ascii="微软雅黑" w:hAnsi="微软雅黑" w:eastAsia="微软雅黑"/>
                <w:b w:val="0"/>
              </w:rPr>
              <w:t>31</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实施顾问</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8</w:t>
            </w:r>
            <w:r>
              <w:rPr>
                <w:rFonts w:hint="eastAsia" w:ascii="微软雅黑" w:hAnsi="微软雅黑" w:eastAsia="微软雅黑"/>
                <w:b w:val="0"/>
              </w:rPr>
              <w:t>年以上的软件项目实施经验，在物流供应链诸多领域具有丰富行业经验，多次参与大型项目的需求调研、业务难点分析，业务方案设计等工作。</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代表性项目：达能中国、百果园、广州森大、亚士漆、群智通等项目。</w:t>
            </w:r>
          </w:p>
          <w:p>
            <w:pPr>
              <w:pStyle w:val="330"/>
              <w:adjustRightInd w:val="0"/>
              <w:snapToGrid w:val="0"/>
              <w:spacing w:before="156" w:line="240" w:lineRule="auto"/>
              <w:ind w:firstLine="420" w:firstLineChars="200"/>
              <w:jc w:val="left"/>
              <w:rPr>
                <w:rFonts w:ascii="微软雅黑" w:hAnsi="微软雅黑" w:eastAsia="微软雅黑"/>
                <w:b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bCs/>
              </w:rPr>
              <w:t>谭子啸</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2</w:t>
            </w:r>
            <w:r>
              <w:rPr>
                <w:rFonts w:ascii="微软雅黑" w:hAnsi="微软雅黑" w:eastAsia="微软雅黑"/>
                <w:b w:val="0"/>
              </w:rPr>
              <w:t>8</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实施顾问</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6</w:t>
            </w:r>
            <w:r>
              <w:rPr>
                <w:rFonts w:hint="eastAsia" w:ascii="微软雅黑" w:hAnsi="微软雅黑" w:eastAsia="微软雅黑"/>
                <w:b w:val="0"/>
              </w:rPr>
              <w:t>年以上的软件项目实施经验，在物流供应链诸多领域具有丰富行业经验，多次参与大型项目的需求调研、业务难点分析，业务方案设计等工作。</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代表性项目：诺尔国际、西门子医疗、博西家电、延锋等项目。</w:t>
            </w:r>
          </w:p>
          <w:p>
            <w:pPr>
              <w:pStyle w:val="330"/>
              <w:adjustRightInd w:val="0"/>
              <w:snapToGrid w:val="0"/>
              <w:spacing w:before="156" w:line="240" w:lineRule="auto"/>
              <w:ind w:firstLine="420" w:firstLineChars="200"/>
              <w:jc w:val="left"/>
              <w:rPr>
                <w:rFonts w:ascii="微软雅黑" w:hAnsi="微软雅黑" w:eastAsia="微软雅黑"/>
                <w:b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赵铭杰</w:t>
            </w:r>
          </w:p>
        </w:tc>
        <w:tc>
          <w:tcPr>
            <w:tcW w:w="993"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2</w:t>
            </w:r>
            <w:r>
              <w:rPr>
                <w:rFonts w:ascii="微软雅黑" w:hAnsi="微软雅黑" w:eastAsia="微软雅黑"/>
                <w:b w:val="0"/>
              </w:rPr>
              <w:t>8</w:t>
            </w:r>
          </w:p>
        </w:tc>
        <w:tc>
          <w:tcPr>
            <w:tcW w:w="1842" w:type="dxa"/>
            <w:tcBorders>
              <w:top w:val="single" w:color="auto" w:sz="4" w:space="0"/>
              <w:left w:val="single" w:color="auto" w:sz="4" w:space="0"/>
              <w:bottom w:val="single" w:color="auto" w:sz="4" w:space="0"/>
              <w:right w:val="single" w:color="auto" w:sz="4" w:space="0"/>
            </w:tcBorders>
            <w:vAlign w:val="center"/>
          </w:tcPr>
          <w:p>
            <w:pPr>
              <w:pStyle w:val="330"/>
              <w:adjustRightInd w:val="0"/>
              <w:snapToGrid w:val="0"/>
              <w:spacing w:before="156" w:line="240" w:lineRule="auto"/>
              <w:rPr>
                <w:rFonts w:ascii="微软雅黑" w:hAnsi="微软雅黑" w:eastAsia="微软雅黑"/>
                <w:b w:val="0"/>
              </w:rPr>
            </w:pPr>
            <w:r>
              <w:rPr>
                <w:rFonts w:hint="eastAsia" w:ascii="微软雅黑" w:hAnsi="微软雅黑" w:eastAsia="微软雅黑"/>
                <w:b w:val="0"/>
              </w:rPr>
              <w:t>实施顾问</w:t>
            </w:r>
          </w:p>
        </w:tc>
        <w:tc>
          <w:tcPr>
            <w:tcW w:w="5245" w:type="dxa"/>
            <w:tcBorders>
              <w:top w:val="single" w:color="auto" w:sz="4" w:space="0"/>
              <w:left w:val="single" w:color="auto" w:sz="4" w:space="0"/>
              <w:bottom w:val="single" w:color="auto" w:sz="4" w:space="0"/>
              <w:right w:val="single" w:color="auto" w:sz="4" w:space="0"/>
            </w:tcBorders>
          </w:tcPr>
          <w:p>
            <w:pPr>
              <w:pStyle w:val="330"/>
              <w:adjustRightInd w:val="0"/>
              <w:snapToGrid w:val="0"/>
              <w:spacing w:before="156" w:line="240" w:lineRule="auto"/>
              <w:ind w:firstLine="420" w:firstLineChars="200"/>
              <w:jc w:val="left"/>
              <w:rPr>
                <w:rFonts w:ascii="微软雅黑" w:hAnsi="微软雅黑" w:eastAsia="微软雅黑"/>
                <w:b w:val="0"/>
              </w:rPr>
            </w:pPr>
            <w:r>
              <w:rPr>
                <w:rFonts w:ascii="微软雅黑" w:hAnsi="微软雅黑" w:eastAsia="微软雅黑"/>
                <w:b w:val="0"/>
              </w:rPr>
              <w:t>7</w:t>
            </w:r>
            <w:r>
              <w:rPr>
                <w:rFonts w:hint="eastAsia" w:ascii="微软雅黑" w:hAnsi="微软雅黑" w:eastAsia="微软雅黑"/>
                <w:b w:val="0"/>
              </w:rPr>
              <w:t>年以上的软件项目实施经验，在物流供应链诸多领域具有丰富行业经验，多次参与大型项目的需求调研、业务难点分析，业务方案设计等工作。</w:t>
            </w:r>
          </w:p>
          <w:p>
            <w:pPr>
              <w:pStyle w:val="330"/>
              <w:adjustRightInd w:val="0"/>
              <w:snapToGrid w:val="0"/>
              <w:spacing w:before="156" w:line="240" w:lineRule="auto"/>
              <w:ind w:firstLine="420" w:firstLineChars="200"/>
              <w:jc w:val="left"/>
              <w:rPr>
                <w:rFonts w:ascii="微软雅黑" w:hAnsi="微软雅黑" w:eastAsia="微软雅黑"/>
                <w:b w:val="0"/>
              </w:rPr>
            </w:pPr>
            <w:r>
              <w:rPr>
                <w:rFonts w:hint="eastAsia" w:ascii="微软雅黑" w:hAnsi="微软雅黑" w:eastAsia="微软雅黑"/>
                <w:b w:val="0"/>
              </w:rPr>
              <w:t>代表性项目：贝业奶粉、集萃药康、海信、索尼、延锋、远景动力等项目。</w:t>
            </w:r>
          </w:p>
          <w:p>
            <w:pPr>
              <w:pStyle w:val="330"/>
              <w:adjustRightInd w:val="0"/>
              <w:snapToGrid w:val="0"/>
              <w:spacing w:before="156" w:line="240" w:lineRule="auto"/>
              <w:ind w:firstLine="420" w:firstLineChars="200"/>
              <w:jc w:val="left"/>
              <w:rPr>
                <w:rFonts w:ascii="微软雅黑" w:hAnsi="微软雅黑" w:eastAsia="微软雅黑"/>
                <w:b w:val="0"/>
              </w:rPr>
            </w:pPr>
          </w:p>
        </w:tc>
      </w:tr>
    </w:tbl>
    <w:p>
      <w:pPr>
        <w:pStyle w:val="4"/>
        <w:tabs>
          <w:tab w:val="left" w:pos="987"/>
        </w:tabs>
        <w:overflowPunct/>
        <w:autoSpaceDE/>
        <w:adjustRightInd/>
        <w:ind w:left="0"/>
        <w:textAlignment w:val="auto"/>
        <w:rPr>
          <w:ins w:id="130" w:author="Lan Rambo" w:date="2023-01-12T16:01:00Z"/>
          <w:rFonts w:ascii="微软雅黑" w:hAnsi="微软雅黑" w:eastAsia="微软雅黑" w:cs="微软雅黑"/>
          <w:sz w:val="24"/>
          <w:szCs w:val="24"/>
        </w:rPr>
      </w:pPr>
      <w:ins w:id="131" w:author="Lan Rambo" w:date="2023-01-12T16:01:00Z">
        <w:r>
          <w:rPr>
            <w:rFonts w:hint="eastAsia" w:ascii="微软雅黑" w:hAnsi="微软雅黑" w:eastAsia="微软雅黑" w:cs="微软雅黑"/>
            <w:sz w:val="24"/>
            <w:szCs w:val="24"/>
          </w:rPr>
          <w:t>资源投入计划</w:t>
        </w:r>
      </w:ins>
    </w:p>
    <w:p>
      <w:pPr>
        <w:pStyle w:val="4"/>
        <w:tabs>
          <w:tab w:val="left" w:pos="987"/>
        </w:tabs>
        <w:overflowPunct/>
        <w:autoSpaceDE/>
        <w:adjustRightInd/>
        <w:ind w:left="0"/>
        <w:textAlignment w:val="auto"/>
        <w:rPr>
          <w:ins w:id="132" w:author="Lan Rambo" w:date="2023-01-12T16:05:00Z"/>
          <w:rFonts w:ascii="微软雅黑" w:hAnsi="微软雅黑" w:eastAsia="微软雅黑" w:cs="微软雅黑"/>
          <w:sz w:val="24"/>
          <w:szCs w:val="24"/>
        </w:rPr>
      </w:pPr>
      <w:ins w:id="133" w:author="Lan Rambo" w:date="2023-01-12T16:05:00Z">
        <w:r>
          <w:rPr>
            <w:rFonts w:ascii="微软雅黑" w:hAnsi="微软雅黑" w:eastAsia="微软雅黑" w:cs="微软雅黑"/>
            <w:sz w:val="24"/>
            <w:szCs w:val="24"/>
            <w:rPrChange w:id="136" w:author="Unknown" w:date="">
              <w:rPr/>
            </w:rPrChange>
          </w:rPr>
          <w:drawing>
            <wp:inline distT="0" distB="0" distL="0" distR="0">
              <wp:extent cx="6401435" cy="31623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445038" cy="3184077"/>
                      </a:xfrm>
                      <a:prstGeom prst="rect">
                        <a:avLst/>
                      </a:prstGeom>
                      <a:noFill/>
                    </pic:spPr>
                  </pic:pic>
                </a:graphicData>
              </a:graphic>
            </wp:inline>
          </w:drawing>
        </w:r>
      </w:ins>
    </w:p>
    <w:p>
      <w:pPr>
        <w:pStyle w:val="4"/>
        <w:tabs>
          <w:tab w:val="left" w:pos="987"/>
        </w:tabs>
        <w:overflowPunct/>
        <w:autoSpaceDE/>
        <w:adjustRightInd/>
        <w:ind w:left="0"/>
        <w:textAlignment w:val="auto"/>
        <w:rPr>
          <w:rFonts w:ascii="微软雅黑" w:hAnsi="微软雅黑" w:eastAsia="微软雅黑" w:cs="微软雅黑"/>
          <w:sz w:val="24"/>
          <w:szCs w:val="24"/>
        </w:rPr>
      </w:pPr>
      <w:ins w:id="137" w:author="Lan Rambo" w:date="2023-01-12T16:05:00Z">
        <w:r>
          <w:rPr>
            <w:rFonts w:hint="eastAsia" w:ascii="微软雅黑" w:hAnsi="微软雅黑" w:eastAsia="微软雅黑" w:cs="微软雅黑"/>
            <w:sz w:val="24"/>
            <w:szCs w:val="24"/>
          </w:rPr>
          <w:t>以上核心项目人员中途</w:t>
        </w:r>
      </w:ins>
      <w:ins w:id="138" w:author="Lan Rambo" w:date="2023-01-12T16:06:00Z">
        <w:r>
          <w:rPr>
            <w:rFonts w:hint="eastAsia" w:ascii="微软雅黑" w:hAnsi="微软雅黑" w:eastAsia="微软雅黑" w:cs="微软雅黑"/>
            <w:sz w:val="24"/>
            <w:szCs w:val="24"/>
          </w:rPr>
          <w:t>如需</w:t>
        </w:r>
      </w:ins>
      <w:ins w:id="139" w:author="Lan Rambo" w:date="2023-01-12T16:05:00Z">
        <w:r>
          <w:rPr>
            <w:rFonts w:hint="eastAsia" w:ascii="微软雅黑" w:hAnsi="微软雅黑" w:eastAsia="微软雅黑" w:cs="微软雅黑"/>
            <w:sz w:val="24"/>
            <w:szCs w:val="24"/>
          </w:rPr>
          <w:t>更换</w:t>
        </w:r>
      </w:ins>
      <w:ins w:id="140" w:author="知足者常乐 [2]" w:date="2023-01-13T14:39:00Z">
        <w:r>
          <w:rPr>
            <w:rFonts w:hint="eastAsia" w:ascii="微软雅黑" w:hAnsi="微软雅黑" w:eastAsia="微软雅黑" w:cs="微软雅黑"/>
            <w:sz w:val="24"/>
            <w:szCs w:val="24"/>
          </w:rPr>
          <w:t>，需优于原</w:t>
        </w:r>
      </w:ins>
      <w:ins w:id="141" w:author="知足者常乐 [2]" w:date="2023-01-13T14:40:00Z">
        <w:r>
          <w:rPr>
            <w:rFonts w:hint="eastAsia" w:ascii="微软雅黑" w:hAnsi="微软雅黑" w:eastAsia="微软雅黑" w:cs="微软雅黑"/>
            <w:sz w:val="24"/>
            <w:szCs w:val="24"/>
          </w:rPr>
          <w:t>项目人员，整体更换率不超过30%</w:t>
        </w:r>
      </w:ins>
      <w:ins w:id="142" w:author="Lan Rambo" w:date="2023-01-12T16:06:00Z">
        <w:r>
          <w:rPr>
            <w:rFonts w:hint="eastAsia" w:ascii="微软雅黑" w:hAnsi="微软雅黑" w:eastAsia="微软雅黑" w:cs="微软雅黑"/>
            <w:sz w:val="24"/>
            <w:szCs w:val="24"/>
          </w:rPr>
          <w:t>，需要</w:t>
        </w:r>
      </w:ins>
      <w:ins w:id="143" w:author="Lan Rambo" w:date="2023-01-12T16:05:00Z">
        <w:r>
          <w:rPr>
            <w:rFonts w:hint="eastAsia" w:ascii="微软雅黑" w:hAnsi="微软雅黑" w:eastAsia="微软雅黑" w:cs="微软雅黑"/>
            <w:sz w:val="24"/>
            <w:szCs w:val="24"/>
          </w:rPr>
          <w:t>经过甲方审核。</w:t>
        </w:r>
      </w:ins>
    </w:p>
    <w:p>
      <w:pPr>
        <w:pStyle w:val="5"/>
        <w:numPr>
          <w:ilvl w:val="0"/>
          <w:numId w:val="17"/>
        </w:numPr>
        <w:pBdr>
          <w:top w:val="single" w:color="auto" w:sz="48" w:space="4"/>
        </w:pBdr>
        <w:rPr>
          <w:rFonts w:ascii="微软雅黑" w:hAnsi="微软雅黑" w:eastAsia="微软雅黑" w:cs="微软雅黑"/>
        </w:rPr>
      </w:pPr>
      <w:bookmarkStart w:id="57" w:name="_Toc74219387"/>
      <w:bookmarkStart w:id="58" w:name="_Toc124153924"/>
      <w:bookmarkStart w:id="59" w:name="_Toc510511647"/>
      <w:bookmarkStart w:id="60" w:name="_Toc519538811"/>
      <w:r>
        <w:rPr>
          <w:rFonts w:hint="eastAsia" w:ascii="微软雅黑" w:hAnsi="微软雅黑" w:eastAsia="微软雅黑" w:cs="微软雅黑"/>
        </w:rPr>
        <w:t>双方项目经理职责</w:t>
      </w:r>
      <w:bookmarkEnd w:id="57"/>
      <w:r>
        <w:rPr>
          <w:rFonts w:hint="eastAsia" w:ascii="微软雅黑" w:hAnsi="微软雅黑" w:eastAsia="微软雅黑" w:cs="微软雅黑"/>
        </w:rPr>
        <w:t>定义</w:t>
      </w:r>
      <w:bookmarkEnd w:id="58"/>
    </w:p>
    <w:p>
      <w:pPr>
        <w:pStyle w:val="4"/>
        <w:rPr>
          <w:rFonts w:ascii="微软雅黑" w:hAnsi="微软雅黑" w:eastAsia="微软雅黑" w:cs="微软雅黑"/>
        </w:rPr>
      </w:pPr>
    </w:p>
    <w:p>
      <w:pPr>
        <w:pStyle w:val="6"/>
        <w:numPr>
          <w:ilvl w:val="1"/>
          <w:numId w:val="17"/>
        </w:numPr>
        <w:rPr>
          <w:rStyle w:val="92"/>
          <w:rFonts w:ascii="微软雅黑" w:hAnsi="微软雅黑" w:eastAsia="微软雅黑" w:cs="微软雅黑"/>
          <w:color w:val="auto"/>
          <w:sz w:val="28"/>
          <w:szCs w:val="28"/>
        </w:rPr>
      </w:pPr>
      <w:bookmarkStart w:id="61" w:name="_Toc74219388"/>
      <w:bookmarkStart w:id="62" w:name="_Toc124153925"/>
      <w:bookmarkStart w:id="63" w:name="_Toc74219389"/>
      <w:r>
        <w:rPr>
          <w:rStyle w:val="92"/>
          <w:rFonts w:hint="eastAsia" w:ascii="微软雅黑" w:hAnsi="微软雅黑" w:eastAsia="微软雅黑" w:cs="微软雅黑"/>
          <w:color w:val="auto"/>
          <w:sz w:val="28"/>
          <w:szCs w:val="28"/>
        </w:rPr>
        <w:t>乙方项目经理</w:t>
      </w:r>
      <w:bookmarkEnd w:id="61"/>
      <w:r>
        <w:rPr>
          <w:rStyle w:val="92"/>
          <w:rFonts w:hint="eastAsia" w:ascii="微软雅黑" w:hAnsi="微软雅黑" w:eastAsia="微软雅黑" w:cs="微软雅黑"/>
          <w:color w:val="auto"/>
          <w:sz w:val="28"/>
          <w:szCs w:val="28"/>
        </w:rPr>
        <w:t>职责</w:t>
      </w:r>
      <w:bookmarkEnd w:id="62"/>
    </w:p>
    <w:p>
      <w:pPr>
        <w:spacing w:after="60" w:line="360" w:lineRule="auto"/>
        <w:ind w:firstLine="424" w:firstLineChars="202"/>
        <w:rPr>
          <w:rFonts w:ascii="微软雅黑" w:hAnsi="微软雅黑" w:eastAsia="微软雅黑" w:cs="微软雅黑"/>
          <w:sz w:val="21"/>
          <w:szCs w:val="21"/>
        </w:rPr>
      </w:pPr>
      <w:r>
        <w:rPr>
          <w:rFonts w:hint="eastAsia" w:ascii="微软雅黑" w:hAnsi="微软雅黑" w:eastAsia="微软雅黑" w:cs="微软雅黑"/>
          <w:sz w:val="21"/>
          <w:szCs w:val="21"/>
        </w:rPr>
        <w:t>科箭（乙方）</w:t>
      </w:r>
      <w:bookmarkStart w:id="64" w:name="_Hlk523684472"/>
      <w:r>
        <w:rPr>
          <w:rFonts w:hint="eastAsia" w:ascii="微软雅黑" w:hAnsi="微软雅黑" w:eastAsia="微软雅黑" w:cs="微软雅黑"/>
          <w:sz w:val="21"/>
          <w:szCs w:val="21"/>
        </w:rPr>
        <w:t>的项目经理是如下任务的责任承担者并将完成以下任务。</w:t>
      </w:r>
      <w:bookmarkEnd w:id="64"/>
    </w:p>
    <w:p>
      <w:pPr>
        <w:spacing w:line="360" w:lineRule="auto"/>
        <w:rPr>
          <w:rFonts w:ascii="微软雅黑" w:hAnsi="微软雅黑" w:eastAsia="微软雅黑" w:cs="微软雅黑"/>
          <w:b/>
          <w:sz w:val="21"/>
          <w:szCs w:val="21"/>
        </w:rPr>
      </w:pPr>
      <w:bookmarkStart w:id="65" w:name="_Toc587079"/>
      <w:bookmarkStart w:id="66" w:name="_Toc416178248"/>
      <w:bookmarkStart w:id="67" w:name="_Toc488517043"/>
      <w:r>
        <w:rPr>
          <w:rFonts w:hint="eastAsia" w:ascii="微软雅黑" w:hAnsi="微软雅黑" w:eastAsia="微软雅黑" w:cs="微软雅黑"/>
          <w:b/>
          <w:sz w:val="21"/>
          <w:szCs w:val="21"/>
        </w:rPr>
        <w:t>项目计划</w:t>
      </w:r>
      <w:bookmarkEnd w:id="65"/>
      <w:bookmarkEnd w:id="66"/>
      <w:bookmarkEnd w:id="67"/>
      <w:r>
        <w:rPr>
          <w:rFonts w:hint="eastAsia" w:ascii="微软雅黑" w:hAnsi="微软雅黑" w:eastAsia="微软雅黑" w:cs="微软雅黑"/>
          <w:b/>
          <w:sz w:val="21"/>
          <w:szCs w:val="21"/>
        </w:rPr>
        <w:t>制定</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与甲方项目经理共同检查本正式技术协议规定的各方责任，以便制定各层级的项目实施计划。</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与甲方项目组共同制定详尽的项目计划，其中包括项目的各阶段任务、交付物、责任担当、项目进度安排、沟通计划、风险管理计划、阶段汇报计划等。</w:t>
      </w:r>
    </w:p>
    <w:p>
      <w:pPr>
        <w:spacing w:line="360" w:lineRule="auto"/>
        <w:rPr>
          <w:rFonts w:ascii="微软雅黑" w:hAnsi="微软雅黑" w:eastAsia="微软雅黑" w:cs="微软雅黑"/>
          <w:b/>
          <w:sz w:val="21"/>
          <w:szCs w:val="21"/>
        </w:rPr>
      </w:pPr>
      <w:bookmarkStart w:id="68" w:name="_Toc587080"/>
      <w:bookmarkStart w:id="69" w:name="_Toc488517044"/>
      <w:bookmarkStart w:id="70" w:name="_Toc416178249"/>
      <w:r>
        <w:rPr>
          <w:rFonts w:hint="eastAsia" w:ascii="微软雅黑" w:hAnsi="微软雅黑" w:eastAsia="微软雅黑" w:cs="微软雅黑"/>
          <w:b/>
          <w:sz w:val="21"/>
          <w:szCs w:val="21"/>
        </w:rPr>
        <w:t>项目的组织</w:t>
      </w:r>
      <w:bookmarkEnd w:id="68"/>
      <w:bookmarkEnd w:id="69"/>
      <w:bookmarkEnd w:id="70"/>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指导督促项目参与各方，明确各项目成员的岗位和具体岗位职责。</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根据本项目的合同条款及具体工作情况，乙方须及时协调取得在本项目进展所需要的乙方人员、技术和其它支持，对甲方人员的需求，乙方需向甲方提前提出支持。</w:t>
      </w:r>
    </w:p>
    <w:p>
      <w:pPr>
        <w:spacing w:line="360" w:lineRule="auto"/>
        <w:rPr>
          <w:rFonts w:ascii="微软雅黑" w:hAnsi="微软雅黑" w:eastAsia="微软雅黑" w:cs="微软雅黑"/>
          <w:b/>
          <w:sz w:val="21"/>
          <w:szCs w:val="21"/>
        </w:rPr>
      </w:pPr>
      <w:bookmarkStart w:id="71" w:name="_Toc488517045"/>
      <w:bookmarkStart w:id="72" w:name="_Toc416178250"/>
      <w:bookmarkStart w:id="73" w:name="_Toc587081"/>
      <w:r>
        <w:rPr>
          <w:rFonts w:hint="eastAsia" w:ascii="微软雅黑" w:hAnsi="微软雅黑" w:eastAsia="微软雅黑" w:cs="微软雅黑"/>
          <w:b/>
          <w:sz w:val="21"/>
          <w:szCs w:val="21"/>
        </w:rPr>
        <w:t>项目管理</w:t>
      </w:r>
      <w:bookmarkEnd w:id="71"/>
      <w:bookmarkEnd w:id="72"/>
      <w:bookmarkEnd w:id="73"/>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指导制定项目实施各阶段的技术与项目管理的规范和标准；</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指导项目各阶段相应项目管理文档的形成和交付，并提供咨询；</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监督、评估项目进展，并提交相应的报告；</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和甲方项目经理一起解决项目实施中存在的任何本项目问题；</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检查项目任务及时间表，根据项目进展情况，进行正确的增补和变动；</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在例行的工作会议上同甲方项目经理检查项目的进度和完成的质量；</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协助甲方项目经理管理项目实施过程中的质量，并承担过程质量中的乙方所有责任；</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管理项目变化并控制进程；</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遇到重大的项目变更计划、变更需求、变更重要人员等问题时，提交项目推进委员会研究决定；</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项目各阶段的进度项目报告，由乙方负责按甲乙双方协商的频次和周期进行，甲方协助支持乙方完成，并由甲方项目经理审查后提报。</w:t>
      </w:r>
    </w:p>
    <w:p>
      <w:pPr>
        <w:spacing w:line="360" w:lineRule="auto"/>
        <w:rPr>
          <w:rFonts w:ascii="微软雅黑" w:hAnsi="微软雅黑" w:eastAsia="微软雅黑" w:cs="微软雅黑"/>
          <w:b/>
          <w:sz w:val="21"/>
          <w:szCs w:val="21"/>
        </w:rPr>
      </w:pPr>
      <w:bookmarkStart w:id="74" w:name="_Toc470426069"/>
      <w:r>
        <w:rPr>
          <w:rFonts w:hint="eastAsia" w:ascii="微软雅黑" w:hAnsi="微软雅黑" w:eastAsia="微软雅黑" w:cs="微软雅黑"/>
          <w:b/>
          <w:sz w:val="21"/>
          <w:szCs w:val="21"/>
        </w:rPr>
        <w:t>项目跟踪和报告</w:t>
      </w:r>
      <w:bookmarkEnd w:id="74"/>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通过甲方项目经理保持项目完成情况和进度问题的沟通。</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根据项目计划，度量和评估项目进展情况。</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如果出现与项目计划不同的变更，和甲方项目经理一起提出项目变更申请，执行“变更控制程序”。</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协助管理项目组人员的技术活动。</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跟踪和</w:t>
      </w:r>
      <w:del w:id="144" w:author="知足者常乐" w:date="2023-01-12T13:53:00Z">
        <w:r>
          <w:rPr>
            <w:rFonts w:ascii="微软雅黑" w:hAnsi="微软雅黑" w:eastAsia="微软雅黑" w:cs="微软雅黑"/>
            <w:szCs w:val="21"/>
          </w:rPr>
          <w:delText>控制</w:delText>
        </w:r>
      </w:del>
      <w:ins w:id="145" w:author="知足者常乐" w:date="2023-01-12T13:53:00Z">
        <w:r>
          <w:rPr>
            <w:rFonts w:hint="eastAsia" w:ascii="微软雅黑" w:hAnsi="微软雅黑" w:eastAsia="微软雅黑" w:cs="微软雅黑"/>
            <w:szCs w:val="21"/>
          </w:rPr>
          <w:t>协助</w:t>
        </w:r>
      </w:ins>
      <w:r>
        <w:rPr>
          <w:rFonts w:hint="eastAsia" w:ascii="微软雅黑" w:hAnsi="微软雅黑" w:eastAsia="微软雅黑" w:cs="微软雅黑"/>
          <w:szCs w:val="21"/>
        </w:rPr>
        <w:t>甲方审阅、批准交付件。</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对项目状态进行跟踪、汇报。</w:t>
      </w:r>
    </w:p>
    <w:p>
      <w:pPr>
        <w:spacing w:line="360" w:lineRule="auto"/>
        <w:rPr>
          <w:rFonts w:ascii="微软雅黑" w:hAnsi="微软雅黑" w:eastAsia="微软雅黑" w:cs="微软雅黑"/>
          <w:b/>
          <w:sz w:val="21"/>
          <w:szCs w:val="21"/>
        </w:rPr>
      </w:pPr>
      <w:bookmarkStart w:id="75" w:name="_Toc470426070"/>
      <w:r>
        <w:rPr>
          <w:rFonts w:hint="eastAsia" w:ascii="微软雅黑" w:hAnsi="微软雅黑" w:eastAsia="微软雅黑" w:cs="微软雅黑"/>
          <w:b/>
          <w:sz w:val="21"/>
          <w:szCs w:val="21"/>
        </w:rPr>
        <w:t>项目检查会议</w:t>
      </w:r>
      <w:bookmarkEnd w:id="75"/>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在项目组内部，定期按计划参与项目状态会议，提出相关建议。</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组织每周例会，就项目每周状况、问题、风险进行讨论。</w:t>
      </w:r>
    </w:p>
    <w:p>
      <w:pPr>
        <w:ind w:left="425"/>
        <w:rPr>
          <w:rStyle w:val="92"/>
          <w:rFonts w:ascii="微软雅黑" w:hAnsi="微软雅黑" w:eastAsia="微软雅黑" w:cs="微软雅黑"/>
          <w:color w:val="auto"/>
          <w:sz w:val="28"/>
          <w:szCs w:val="28"/>
        </w:rPr>
      </w:pPr>
      <w:r>
        <w:rPr>
          <w:rFonts w:hint="eastAsia" w:ascii="微软雅黑" w:hAnsi="微软雅黑" w:eastAsia="微软雅黑" w:cs="微软雅黑"/>
          <w:sz w:val="21"/>
          <w:szCs w:val="21"/>
        </w:rPr>
        <w:t>根据项目需要，组织阶段性项目检查会议，就阶段性问题与相关各方达成</w:t>
      </w:r>
      <w:del w:id="146" w:author="知足者常乐" w:date="2023-01-12T13:54:00Z">
        <w:r>
          <w:rPr>
            <w:rFonts w:hint="eastAsia" w:ascii="微软雅黑" w:hAnsi="微软雅黑" w:eastAsia="微软雅黑" w:cs="微软雅黑"/>
            <w:sz w:val="21"/>
            <w:szCs w:val="21"/>
          </w:rPr>
          <w:delText>物流</w:delText>
        </w:r>
      </w:del>
      <w:r>
        <w:rPr>
          <w:rFonts w:hint="eastAsia" w:ascii="微软雅黑" w:hAnsi="微软雅黑" w:eastAsia="微软雅黑" w:cs="微软雅黑"/>
          <w:sz w:val="21"/>
          <w:szCs w:val="21"/>
        </w:rPr>
        <w:t>一致。</w:t>
      </w:r>
    </w:p>
    <w:p>
      <w:pPr>
        <w:pStyle w:val="6"/>
        <w:numPr>
          <w:ilvl w:val="1"/>
          <w:numId w:val="17"/>
        </w:numPr>
        <w:rPr>
          <w:rStyle w:val="92"/>
          <w:rFonts w:ascii="微软雅黑" w:hAnsi="微软雅黑" w:eastAsia="微软雅黑" w:cs="微软雅黑"/>
          <w:color w:val="auto"/>
        </w:rPr>
      </w:pPr>
      <w:bookmarkStart w:id="76" w:name="_Toc124153926"/>
      <w:r>
        <w:rPr>
          <w:rStyle w:val="92"/>
          <w:rFonts w:hint="eastAsia" w:ascii="微软雅黑" w:hAnsi="微软雅黑" w:eastAsia="微软雅黑" w:cs="微软雅黑"/>
          <w:color w:val="auto"/>
          <w:sz w:val="28"/>
          <w:szCs w:val="28"/>
        </w:rPr>
        <w:t>甲方项目经理的职责</w:t>
      </w:r>
      <w:bookmarkEnd w:id="63"/>
      <w:bookmarkEnd w:id="76"/>
    </w:p>
    <w:p>
      <w:pPr>
        <w:pStyle w:val="328"/>
        <w:tabs>
          <w:tab w:val="left" w:pos="425"/>
        </w:tabs>
        <w:spacing w:after="60" w:line="360" w:lineRule="auto"/>
        <w:ind w:left="425" w:firstLine="0" w:firstLineChars="0"/>
        <w:rPr>
          <w:rFonts w:ascii="微软雅黑" w:hAnsi="微软雅黑" w:eastAsia="微软雅黑" w:cs="微软雅黑"/>
          <w:sz w:val="21"/>
          <w:szCs w:val="21"/>
        </w:rPr>
      </w:pPr>
      <w:r>
        <w:rPr>
          <w:rFonts w:hint="eastAsia" w:ascii="微软雅黑" w:hAnsi="微软雅黑" w:eastAsia="微软雅黑" w:cs="微软雅黑"/>
          <w:sz w:val="21"/>
          <w:szCs w:val="21"/>
        </w:rPr>
        <w:t>今麦郎（甲方）的项目经理是如下任务的责任承担者并将完成以下任务。</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确认乙方建议的项目各项实施计划。</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根据项目需求及安排提供有相应知识和技能的人员，参与到系统项目核心组，协助乙方项目组的项目执行工作。</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组织人员参加由乙方根据项目需要而举办的需求访谈或调研。</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协调所有双方提议召开的项目工作会议，安排人员支援项目现场的一切工作。</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参与关于业务流程、功能需求、文挡确认的会议，并对所有交付文档的质量进行审核确认。</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与乙方的项目经理一起确定方案，采取适当的行动解决项目中的问题。</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解决可能由甲方引起的对于项目计划的偏差。</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参加乙方的项目情况汇报会议（包括电话会议）。</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监控项目情况，定期向公司管理部门汇报项目进展情况。</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接受/同意正式的交付件。若驳回交付件，需在5个工作日内，根据需要，给予乙方明确的书面理由。</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与乙方项目经理一起按照附录所描述的变更控制程序，对项目变更进行管理。</w:t>
      </w:r>
    </w:p>
    <w:p>
      <w:pPr>
        <w:pStyle w:val="187"/>
        <w:numPr>
          <w:ilvl w:val="0"/>
          <w:numId w:val="26"/>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组织相关人员按照用户测试案例进行用户测试。</w:t>
      </w:r>
    </w:p>
    <w:p>
      <w:pPr>
        <w:pStyle w:val="6"/>
        <w:numPr>
          <w:ilvl w:val="1"/>
          <w:numId w:val="17"/>
        </w:numPr>
        <w:rPr>
          <w:rFonts w:ascii="微软雅黑" w:hAnsi="微软雅黑" w:eastAsia="微软雅黑" w:cs="微软雅黑"/>
          <w:sz w:val="28"/>
          <w:szCs w:val="28"/>
        </w:rPr>
      </w:pPr>
      <w:bookmarkStart w:id="77" w:name="_Toc124153927"/>
      <w:r>
        <w:rPr>
          <w:rStyle w:val="92"/>
          <w:rFonts w:hint="eastAsia" w:ascii="微软雅黑" w:hAnsi="微软雅黑" w:eastAsia="微软雅黑" w:cs="微软雅黑"/>
          <w:color w:val="auto"/>
          <w:sz w:val="28"/>
          <w:szCs w:val="28"/>
        </w:rPr>
        <w:t>项目例会制度</w:t>
      </w:r>
      <w:bookmarkEnd w:id="77"/>
    </w:p>
    <w:p>
      <w:pPr>
        <w:pStyle w:val="187"/>
        <w:spacing w:line="360" w:lineRule="auto"/>
        <w:rPr>
          <w:rFonts w:ascii="微软雅黑" w:hAnsi="微软雅黑" w:eastAsia="微软雅黑" w:cs="微软雅黑"/>
          <w:szCs w:val="21"/>
        </w:rPr>
      </w:pPr>
      <w:r>
        <w:rPr>
          <w:rFonts w:hint="eastAsia" w:ascii="微软雅黑" w:hAnsi="微软雅黑" w:eastAsia="微软雅黑" w:cs="微软雅黑"/>
          <w:szCs w:val="21"/>
        </w:rPr>
        <w:t xml:space="preserve">例行会议之时间与出席者请见下表： </w:t>
      </w:r>
    </w:p>
    <w:p>
      <w:pPr>
        <w:pStyle w:val="187"/>
        <w:spacing w:after="240" w:line="360" w:lineRule="auto"/>
        <w:ind w:firstLine="0" w:firstLineChars="0"/>
        <w:rPr>
          <w:rFonts w:ascii="微软雅黑" w:hAnsi="微软雅黑" w:eastAsia="微软雅黑" w:cs="微软雅黑"/>
          <w:b/>
          <w:szCs w:val="21"/>
        </w:rPr>
      </w:pPr>
    </w:p>
    <w:tbl>
      <w:tblPr>
        <w:tblStyle w:val="52"/>
        <w:tblW w:w="9748" w:type="dxa"/>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795"/>
        <w:gridCol w:w="2159"/>
        <w:gridCol w:w="3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54" w:hRule="atLeast"/>
        </w:trPr>
        <w:tc>
          <w:tcPr>
            <w:tcW w:w="3795" w:type="dxa"/>
            <w:vAlign w:val="center"/>
          </w:tcPr>
          <w:p>
            <w:pPr>
              <w:snapToGrid w:val="0"/>
              <w:spacing w:line="276" w:lineRule="auto"/>
              <w:jc w:val="center"/>
              <w:rPr>
                <w:rFonts w:ascii="微软雅黑" w:hAnsi="微软雅黑" w:eastAsia="微软雅黑" w:cs="微软雅黑"/>
                <w:b/>
                <w:szCs w:val="21"/>
              </w:rPr>
            </w:pPr>
            <w:r>
              <w:rPr>
                <w:rFonts w:hint="eastAsia" w:ascii="微软雅黑" w:hAnsi="微软雅黑" w:eastAsia="微软雅黑" w:cs="微软雅黑"/>
                <w:b/>
                <w:szCs w:val="21"/>
              </w:rPr>
              <w:t>会议时间</w:t>
            </w:r>
          </w:p>
        </w:tc>
        <w:tc>
          <w:tcPr>
            <w:tcW w:w="2159" w:type="dxa"/>
            <w:vAlign w:val="center"/>
          </w:tcPr>
          <w:p>
            <w:pPr>
              <w:snapToGrid w:val="0"/>
              <w:spacing w:line="276" w:lineRule="auto"/>
              <w:jc w:val="center"/>
              <w:rPr>
                <w:rFonts w:ascii="微软雅黑" w:hAnsi="微软雅黑" w:eastAsia="微软雅黑" w:cs="微软雅黑"/>
                <w:b/>
                <w:szCs w:val="21"/>
              </w:rPr>
            </w:pPr>
            <w:r>
              <w:rPr>
                <w:rFonts w:hint="eastAsia" w:ascii="微软雅黑" w:hAnsi="微软雅黑" w:eastAsia="微软雅黑" w:cs="微软雅黑"/>
                <w:b/>
                <w:szCs w:val="21"/>
              </w:rPr>
              <w:t>出席者</w:t>
            </w:r>
          </w:p>
        </w:tc>
        <w:tc>
          <w:tcPr>
            <w:tcW w:w="3794" w:type="dxa"/>
            <w:vAlign w:val="center"/>
          </w:tcPr>
          <w:p>
            <w:pPr>
              <w:snapToGrid w:val="0"/>
              <w:spacing w:line="276" w:lineRule="auto"/>
              <w:jc w:val="center"/>
              <w:rPr>
                <w:rFonts w:ascii="微软雅黑" w:hAnsi="微软雅黑" w:eastAsia="微软雅黑" w:cs="微软雅黑"/>
                <w:b/>
                <w:szCs w:val="21"/>
              </w:rPr>
            </w:pPr>
            <w:r>
              <w:rPr>
                <w:rFonts w:hint="eastAsia" w:ascii="微软雅黑" w:hAnsi="微软雅黑" w:eastAsia="微软雅黑" w:cs="微软雅黑"/>
                <w:b/>
                <w:szCs w:val="21"/>
              </w:rPr>
              <w:t>会议目标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795" w:type="dxa"/>
            <w:vAlign w:val="center"/>
          </w:tcPr>
          <w:p>
            <w:pPr>
              <w:snapToGrid w:val="0"/>
              <w:spacing w:line="276" w:lineRule="auto"/>
              <w:jc w:val="center"/>
              <w:rPr>
                <w:rFonts w:ascii="微软雅黑" w:hAnsi="微软雅黑" w:eastAsia="微软雅黑" w:cs="微软雅黑"/>
                <w:szCs w:val="21"/>
              </w:rPr>
            </w:pPr>
            <w:r>
              <w:rPr>
                <w:rFonts w:hint="eastAsia" w:ascii="微软雅黑" w:hAnsi="微软雅黑" w:eastAsia="微软雅黑" w:cs="微软雅黑"/>
                <w:szCs w:val="21"/>
              </w:rPr>
              <w:t>每周定期一次</w:t>
            </w:r>
          </w:p>
        </w:tc>
        <w:tc>
          <w:tcPr>
            <w:tcW w:w="2159" w:type="dxa"/>
            <w:vAlign w:val="center"/>
          </w:tcPr>
          <w:p>
            <w:pPr>
              <w:pStyle w:val="189"/>
              <w:snapToGrid w:val="0"/>
              <w:spacing w:before="0" w:line="276" w:lineRule="auto"/>
              <w:jc w:val="center"/>
              <w:rPr>
                <w:rFonts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各小组负责人</w:t>
            </w:r>
          </w:p>
          <w:p>
            <w:pPr>
              <w:pStyle w:val="189"/>
              <w:snapToGrid w:val="0"/>
              <w:spacing w:before="0" w:line="276" w:lineRule="auto"/>
              <w:jc w:val="center"/>
              <w:rPr>
                <w:rFonts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项目经理</w:t>
            </w:r>
          </w:p>
        </w:tc>
        <w:tc>
          <w:tcPr>
            <w:tcW w:w="3794" w:type="dxa"/>
            <w:vAlign w:val="center"/>
          </w:tcPr>
          <w:p>
            <w:pPr>
              <w:widowControl w:val="0"/>
              <w:numPr>
                <w:ilvl w:val="0"/>
                <w:numId w:val="27"/>
              </w:numPr>
              <w:overflowPunct/>
              <w:autoSpaceDE/>
              <w:autoSpaceDN/>
              <w:adjustRightInd/>
              <w:snapToGrid w:val="0"/>
              <w:spacing w:line="276" w:lineRule="auto"/>
              <w:ind w:left="397" w:hanging="284"/>
              <w:textAlignment w:val="auto"/>
              <w:rPr>
                <w:rFonts w:ascii="微软雅黑" w:hAnsi="微软雅黑" w:eastAsia="微软雅黑" w:cs="微软雅黑"/>
                <w:szCs w:val="21"/>
              </w:rPr>
            </w:pPr>
            <w:r>
              <w:rPr>
                <w:rFonts w:hint="eastAsia" w:ascii="微软雅黑" w:hAnsi="微软雅黑" w:eastAsia="微软雅黑" w:cs="微软雅黑"/>
                <w:szCs w:val="21"/>
              </w:rPr>
              <w:t>检视小组进度，</w:t>
            </w:r>
            <w:ins w:id="147" w:author="知足者常乐" w:date="2023-01-12T14:04:00Z">
              <w:r>
                <w:rPr>
                  <w:rFonts w:hint="eastAsia" w:ascii="微软雅黑" w:hAnsi="微软雅黑" w:eastAsia="微软雅黑" w:cs="微软雅黑"/>
                  <w:szCs w:val="21"/>
                </w:rPr>
                <w:t>本周</w:t>
              </w:r>
            </w:ins>
            <w:r>
              <w:rPr>
                <w:rFonts w:hint="eastAsia" w:ascii="微软雅黑" w:hAnsi="微软雅黑" w:eastAsia="微软雅黑" w:cs="微软雅黑"/>
                <w:szCs w:val="21"/>
              </w:rPr>
              <w:t>工作</w:t>
            </w:r>
            <w:del w:id="148" w:author="知足者常乐" w:date="2023-01-12T14:04:00Z">
              <w:r>
                <w:rPr>
                  <w:rFonts w:hint="eastAsia" w:ascii="微软雅黑" w:hAnsi="微软雅黑" w:eastAsia="微软雅黑" w:cs="微软雅黑"/>
                  <w:szCs w:val="21"/>
                </w:rPr>
                <w:delText>项目</w:delText>
              </w:r>
            </w:del>
            <w:ins w:id="149" w:author="知足者常乐" w:date="2023-01-12T14:04:00Z">
              <w:r>
                <w:rPr>
                  <w:rFonts w:hint="eastAsia" w:ascii="微软雅黑" w:hAnsi="微软雅黑" w:eastAsia="微软雅黑" w:cs="微软雅黑"/>
                  <w:szCs w:val="21"/>
                </w:rPr>
                <w:t>成果</w:t>
              </w:r>
            </w:ins>
          </w:p>
          <w:p>
            <w:pPr>
              <w:widowControl w:val="0"/>
              <w:numPr>
                <w:ilvl w:val="0"/>
                <w:numId w:val="27"/>
              </w:numPr>
              <w:overflowPunct/>
              <w:autoSpaceDE/>
              <w:autoSpaceDN/>
              <w:adjustRightInd/>
              <w:snapToGrid w:val="0"/>
              <w:spacing w:line="276" w:lineRule="auto"/>
              <w:ind w:left="397" w:hanging="284"/>
              <w:textAlignment w:val="auto"/>
              <w:rPr>
                <w:rFonts w:ascii="微软雅黑" w:hAnsi="微软雅黑" w:eastAsia="微软雅黑" w:cs="微软雅黑"/>
                <w:szCs w:val="21"/>
              </w:rPr>
            </w:pPr>
            <w:r>
              <w:rPr>
                <w:rFonts w:hint="eastAsia" w:ascii="微软雅黑" w:hAnsi="微软雅黑" w:eastAsia="微软雅黑" w:cs="微软雅黑"/>
                <w:szCs w:val="21"/>
              </w:rPr>
              <w:t>讨论各小组</w:t>
            </w:r>
            <w:ins w:id="150" w:author="知足者常乐" w:date="2023-01-12T13:59:00Z">
              <w:r>
                <w:rPr>
                  <w:rFonts w:hint="eastAsia" w:ascii="微软雅黑" w:hAnsi="微软雅黑" w:eastAsia="微软雅黑" w:cs="微软雅黑"/>
                  <w:szCs w:val="21"/>
                </w:rPr>
                <w:t>之</w:t>
              </w:r>
            </w:ins>
            <w:r>
              <w:rPr>
                <w:rFonts w:hint="eastAsia" w:ascii="微软雅黑" w:hAnsi="微软雅黑" w:eastAsia="微软雅黑" w:cs="微软雅黑"/>
                <w:szCs w:val="21"/>
              </w:rPr>
              <w:t>间</w:t>
            </w:r>
            <w:del w:id="151" w:author="知足者常乐" w:date="2023-01-12T13:59:00Z">
              <w:r>
                <w:rPr>
                  <w:rFonts w:hint="eastAsia" w:ascii="微软雅黑" w:hAnsi="微软雅黑" w:eastAsia="微软雅黑" w:cs="微软雅黑"/>
                  <w:szCs w:val="21"/>
                </w:rPr>
                <w:delText>之</w:delText>
              </w:r>
            </w:del>
            <w:r>
              <w:rPr>
                <w:rFonts w:hint="eastAsia" w:ascii="微软雅黑" w:hAnsi="微软雅黑" w:eastAsia="微软雅黑" w:cs="微软雅黑"/>
                <w:szCs w:val="21"/>
              </w:rPr>
              <w:t>关连性</w:t>
            </w:r>
          </w:p>
          <w:p>
            <w:pPr>
              <w:widowControl w:val="0"/>
              <w:numPr>
                <w:ilvl w:val="0"/>
                <w:numId w:val="27"/>
              </w:numPr>
              <w:overflowPunct/>
              <w:autoSpaceDE/>
              <w:autoSpaceDN/>
              <w:adjustRightInd/>
              <w:snapToGrid w:val="0"/>
              <w:spacing w:line="276" w:lineRule="auto"/>
              <w:ind w:left="397" w:hanging="284"/>
              <w:textAlignment w:val="auto"/>
              <w:rPr>
                <w:rFonts w:ascii="微软雅黑" w:hAnsi="微软雅黑" w:eastAsia="微软雅黑" w:cs="微软雅黑"/>
                <w:szCs w:val="21"/>
              </w:rPr>
            </w:pPr>
            <w:r>
              <w:rPr>
                <w:rFonts w:hint="eastAsia" w:ascii="微软雅黑" w:hAnsi="微软雅黑" w:eastAsia="微软雅黑" w:cs="微软雅黑"/>
                <w:szCs w:val="21"/>
              </w:rPr>
              <w:t>提出新议题</w:t>
            </w:r>
          </w:p>
          <w:p>
            <w:pPr>
              <w:widowControl w:val="0"/>
              <w:numPr>
                <w:ilvl w:val="0"/>
                <w:numId w:val="27"/>
              </w:numPr>
              <w:overflowPunct/>
              <w:autoSpaceDE/>
              <w:autoSpaceDN/>
              <w:adjustRightInd/>
              <w:snapToGrid w:val="0"/>
              <w:spacing w:line="276" w:lineRule="auto"/>
              <w:ind w:left="397" w:hanging="284"/>
              <w:textAlignment w:val="auto"/>
              <w:rPr>
                <w:rFonts w:ascii="微软雅黑" w:hAnsi="微软雅黑" w:eastAsia="微软雅黑" w:cs="微软雅黑"/>
                <w:szCs w:val="21"/>
              </w:rPr>
            </w:pPr>
            <w:r>
              <w:rPr>
                <w:rFonts w:hint="eastAsia" w:ascii="微软雅黑" w:hAnsi="微软雅黑" w:eastAsia="微软雅黑" w:cs="微软雅黑"/>
                <w:szCs w:val="21"/>
              </w:rPr>
              <w:t>第一类型问题解决方案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795" w:type="dxa"/>
            <w:vAlign w:val="center"/>
          </w:tcPr>
          <w:p>
            <w:pPr>
              <w:snapToGrid w:val="0"/>
              <w:spacing w:line="276" w:lineRule="auto"/>
              <w:jc w:val="center"/>
              <w:rPr>
                <w:rFonts w:ascii="微软雅黑" w:hAnsi="微软雅黑" w:eastAsia="微软雅黑" w:cs="微软雅黑"/>
                <w:szCs w:val="21"/>
              </w:rPr>
            </w:pPr>
            <w:r>
              <w:rPr>
                <w:rFonts w:hint="eastAsia" w:ascii="微软雅黑" w:hAnsi="微软雅黑" w:eastAsia="微软雅黑" w:cs="微软雅黑"/>
                <w:szCs w:val="21"/>
              </w:rPr>
              <w:t>每月或视情形不定期召开</w:t>
            </w:r>
          </w:p>
        </w:tc>
        <w:tc>
          <w:tcPr>
            <w:tcW w:w="2159" w:type="dxa"/>
            <w:vAlign w:val="center"/>
          </w:tcPr>
          <w:p>
            <w:pPr>
              <w:snapToGrid w:val="0"/>
              <w:spacing w:line="276" w:lineRule="auto"/>
              <w:jc w:val="center"/>
              <w:rPr>
                <w:rFonts w:ascii="微软雅黑" w:hAnsi="微软雅黑" w:eastAsia="微软雅黑" w:cs="微软雅黑"/>
                <w:szCs w:val="21"/>
              </w:rPr>
            </w:pPr>
            <w:r>
              <w:rPr>
                <w:rFonts w:hint="eastAsia" w:ascii="微软雅黑" w:hAnsi="微软雅黑" w:eastAsia="微软雅黑" w:cs="微软雅黑"/>
                <w:szCs w:val="21"/>
              </w:rPr>
              <w:t>项目经理</w:t>
            </w:r>
          </w:p>
          <w:p>
            <w:pPr>
              <w:snapToGrid w:val="0"/>
              <w:spacing w:line="276" w:lineRule="auto"/>
              <w:jc w:val="center"/>
              <w:rPr>
                <w:rFonts w:ascii="微软雅黑" w:hAnsi="微软雅黑" w:eastAsia="微软雅黑" w:cs="微软雅黑"/>
                <w:szCs w:val="21"/>
              </w:rPr>
            </w:pPr>
            <w:r>
              <w:rPr>
                <w:rFonts w:hint="eastAsia" w:ascii="微软雅黑" w:hAnsi="微软雅黑" w:eastAsia="微软雅黑" w:cs="微软雅黑"/>
                <w:szCs w:val="21"/>
              </w:rPr>
              <w:t>项目高阶主管</w:t>
            </w:r>
          </w:p>
        </w:tc>
        <w:tc>
          <w:tcPr>
            <w:tcW w:w="3794" w:type="dxa"/>
            <w:vAlign w:val="center"/>
          </w:tcPr>
          <w:p>
            <w:pPr>
              <w:widowControl w:val="0"/>
              <w:numPr>
                <w:ilvl w:val="0"/>
                <w:numId w:val="28"/>
              </w:numPr>
              <w:overflowPunct/>
              <w:autoSpaceDE/>
              <w:autoSpaceDN/>
              <w:adjustRightInd/>
              <w:snapToGrid w:val="0"/>
              <w:spacing w:line="276" w:lineRule="auto"/>
              <w:ind w:hanging="306"/>
              <w:textAlignment w:val="auto"/>
              <w:rPr>
                <w:rFonts w:ascii="微软雅黑" w:hAnsi="微软雅黑" w:eastAsia="微软雅黑" w:cs="微软雅黑"/>
                <w:szCs w:val="21"/>
              </w:rPr>
            </w:pPr>
            <w:r>
              <w:rPr>
                <w:rFonts w:hint="eastAsia" w:ascii="微软雅黑" w:hAnsi="微软雅黑" w:eastAsia="微软雅黑" w:cs="微软雅黑"/>
                <w:szCs w:val="21"/>
              </w:rPr>
              <w:t>领导委员会</w:t>
            </w:r>
          </w:p>
          <w:p>
            <w:pPr>
              <w:widowControl w:val="0"/>
              <w:numPr>
                <w:ilvl w:val="0"/>
                <w:numId w:val="28"/>
              </w:numPr>
              <w:overflowPunct/>
              <w:autoSpaceDE/>
              <w:autoSpaceDN/>
              <w:adjustRightInd/>
              <w:snapToGrid w:val="0"/>
              <w:spacing w:line="276" w:lineRule="auto"/>
              <w:ind w:hanging="306"/>
              <w:textAlignment w:val="auto"/>
              <w:rPr>
                <w:rFonts w:ascii="微软雅黑" w:hAnsi="微软雅黑" w:eastAsia="微软雅黑" w:cs="微软雅黑"/>
                <w:szCs w:val="21"/>
              </w:rPr>
            </w:pPr>
            <w:r>
              <w:rPr>
                <w:rFonts w:hint="eastAsia" w:ascii="微软雅黑" w:hAnsi="微软雅黑" w:eastAsia="微软雅黑" w:cs="微软雅黑"/>
                <w:szCs w:val="21"/>
              </w:rPr>
              <w:t>更新项目进度</w:t>
            </w:r>
          </w:p>
          <w:p>
            <w:pPr>
              <w:widowControl w:val="0"/>
              <w:numPr>
                <w:ilvl w:val="0"/>
                <w:numId w:val="28"/>
              </w:numPr>
              <w:overflowPunct/>
              <w:autoSpaceDE/>
              <w:autoSpaceDN/>
              <w:adjustRightInd/>
              <w:snapToGrid w:val="0"/>
              <w:spacing w:line="276" w:lineRule="auto"/>
              <w:ind w:hanging="306"/>
              <w:textAlignment w:val="auto"/>
              <w:rPr>
                <w:rFonts w:ascii="微软雅黑" w:hAnsi="微软雅黑" w:eastAsia="微软雅黑" w:cs="微软雅黑"/>
                <w:szCs w:val="21"/>
              </w:rPr>
            </w:pPr>
            <w:r>
              <w:rPr>
                <w:rFonts w:hint="eastAsia" w:ascii="微软雅黑" w:hAnsi="微软雅黑" w:eastAsia="微软雅黑" w:cs="微软雅黑"/>
                <w:szCs w:val="21"/>
              </w:rPr>
              <w:t>提出近期之工作项目</w:t>
            </w:r>
          </w:p>
          <w:p>
            <w:pPr>
              <w:widowControl w:val="0"/>
              <w:numPr>
                <w:ilvl w:val="0"/>
                <w:numId w:val="28"/>
              </w:numPr>
              <w:overflowPunct/>
              <w:autoSpaceDE/>
              <w:autoSpaceDN/>
              <w:adjustRightInd/>
              <w:snapToGrid w:val="0"/>
              <w:spacing w:line="276" w:lineRule="auto"/>
              <w:ind w:hanging="306"/>
              <w:textAlignment w:val="auto"/>
              <w:rPr>
                <w:rFonts w:ascii="微软雅黑" w:hAnsi="微软雅黑" w:eastAsia="微软雅黑" w:cs="微软雅黑"/>
                <w:szCs w:val="21"/>
              </w:rPr>
            </w:pPr>
            <w:r>
              <w:rPr>
                <w:rFonts w:hint="eastAsia" w:ascii="微软雅黑" w:hAnsi="微软雅黑" w:eastAsia="微软雅黑" w:cs="微软雅黑"/>
                <w:szCs w:val="21"/>
              </w:rPr>
              <w:t>第二类型问题解决方案</w:t>
            </w:r>
          </w:p>
          <w:p>
            <w:pPr>
              <w:widowControl w:val="0"/>
              <w:numPr>
                <w:ilvl w:val="0"/>
                <w:numId w:val="28"/>
              </w:numPr>
              <w:overflowPunct/>
              <w:autoSpaceDE/>
              <w:autoSpaceDN/>
              <w:adjustRightInd/>
              <w:snapToGrid w:val="0"/>
              <w:spacing w:line="276" w:lineRule="auto"/>
              <w:ind w:hanging="306"/>
              <w:textAlignment w:val="auto"/>
              <w:rPr>
                <w:rFonts w:ascii="微软雅黑" w:hAnsi="微软雅黑" w:eastAsia="微软雅黑" w:cs="微软雅黑"/>
                <w:szCs w:val="21"/>
              </w:rPr>
            </w:pPr>
            <w:r>
              <w:rPr>
                <w:rFonts w:hint="eastAsia" w:ascii="微软雅黑" w:hAnsi="微软雅黑" w:eastAsia="微软雅黑" w:cs="微软雅黑"/>
                <w:szCs w:val="21"/>
              </w:rPr>
              <w:t>小组成果展示（视需要而定）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795"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ascii="微软雅黑" w:hAnsi="微软雅黑" w:eastAsia="微软雅黑" w:cs="微软雅黑"/>
                <w:szCs w:val="21"/>
              </w:rPr>
            </w:pPr>
            <w:r>
              <w:rPr>
                <w:rFonts w:hint="eastAsia" w:ascii="微软雅黑" w:hAnsi="微软雅黑" w:eastAsia="微软雅黑" w:cs="微软雅黑"/>
                <w:szCs w:val="21"/>
              </w:rPr>
              <w:t>项目里程碑阶段 Review会议</w:t>
            </w:r>
          </w:p>
          <w:p>
            <w:pPr>
              <w:snapToGrid w:val="0"/>
              <w:spacing w:line="276" w:lineRule="auto"/>
              <w:jc w:val="center"/>
              <w:rPr>
                <w:rFonts w:ascii="微软雅黑" w:hAnsi="微软雅黑" w:eastAsia="微软雅黑" w:cs="微软雅黑"/>
                <w:szCs w:val="21"/>
              </w:rPr>
            </w:pPr>
            <w:r>
              <w:rPr>
                <w:rFonts w:hint="eastAsia" w:ascii="微软雅黑" w:hAnsi="微软雅黑" w:eastAsia="微软雅黑" w:cs="微软雅黑"/>
                <w:szCs w:val="21"/>
              </w:rPr>
              <w:t>（由项目组视各项目阶段的情况协商决定是否召开该会议）</w:t>
            </w:r>
          </w:p>
        </w:tc>
        <w:tc>
          <w:tcPr>
            <w:tcW w:w="2159" w:type="dxa"/>
            <w:tcBorders>
              <w:top w:val="single" w:color="auto" w:sz="4" w:space="0"/>
              <w:left w:val="single" w:color="auto" w:sz="4" w:space="0"/>
              <w:bottom w:val="single" w:color="auto" w:sz="4" w:space="0"/>
              <w:right w:val="single" w:color="auto" w:sz="4" w:space="0"/>
            </w:tcBorders>
            <w:vAlign w:val="center"/>
          </w:tcPr>
          <w:p>
            <w:pPr>
              <w:snapToGrid w:val="0"/>
              <w:spacing w:line="276" w:lineRule="auto"/>
              <w:jc w:val="center"/>
              <w:rPr>
                <w:rFonts w:ascii="微软雅黑" w:hAnsi="微软雅黑" w:eastAsia="微软雅黑" w:cs="微软雅黑"/>
                <w:szCs w:val="21"/>
              </w:rPr>
            </w:pPr>
            <w:r>
              <w:rPr>
                <w:rFonts w:hint="eastAsia" w:ascii="微软雅黑" w:hAnsi="微软雅黑" w:eastAsia="微软雅黑" w:cs="微软雅黑"/>
                <w:szCs w:val="21"/>
              </w:rPr>
              <w:t>项目经理</w:t>
            </w:r>
          </w:p>
          <w:p>
            <w:pPr>
              <w:snapToGrid w:val="0"/>
              <w:spacing w:line="276" w:lineRule="auto"/>
              <w:jc w:val="center"/>
              <w:rPr>
                <w:rFonts w:ascii="微软雅黑" w:hAnsi="微软雅黑" w:eastAsia="微软雅黑" w:cs="微软雅黑"/>
                <w:szCs w:val="21"/>
              </w:rPr>
            </w:pPr>
            <w:r>
              <w:rPr>
                <w:rFonts w:hint="eastAsia" w:ascii="微软雅黑" w:hAnsi="微软雅黑" w:eastAsia="微软雅黑" w:cs="微软雅黑"/>
                <w:szCs w:val="21"/>
              </w:rPr>
              <w:t>项目高阶主管</w:t>
            </w:r>
            <w:ins w:id="152" w:author="知足者常乐" w:date="2023-01-12T14:06:00Z">
              <w:r>
                <w:rPr>
                  <w:rFonts w:hint="eastAsia" w:ascii="微软雅黑" w:hAnsi="微软雅黑" w:eastAsia="微软雅黑" w:cs="微软雅黑"/>
                  <w:szCs w:val="21"/>
                </w:rPr>
                <w:t xml:space="preserve"> </w:t>
              </w:r>
            </w:ins>
          </w:p>
        </w:tc>
        <w:tc>
          <w:tcPr>
            <w:tcW w:w="3794" w:type="dxa"/>
            <w:tcBorders>
              <w:top w:val="single" w:color="auto" w:sz="4" w:space="0"/>
              <w:left w:val="single" w:color="auto" w:sz="4" w:space="0"/>
              <w:bottom w:val="single" w:color="auto" w:sz="4" w:space="0"/>
              <w:right w:val="single" w:color="auto" w:sz="4" w:space="0"/>
            </w:tcBorders>
            <w:vAlign w:val="center"/>
          </w:tcPr>
          <w:p>
            <w:pPr>
              <w:widowControl w:val="0"/>
              <w:numPr>
                <w:ilvl w:val="0"/>
                <w:numId w:val="29"/>
              </w:numPr>
              <w:overflowPunct/>
              <w:autoSpaceDE/>
              <w:autoSpaceDN/>
              <w:adjustRightInd/>
              <w:snapToGrid w:val="0"/>
              <w:spacing w:line="276" w:lineRule="auto"/>
              <w:ind w:hanging="306"/>
              <w:textAlignment w:val="auto"/>
              <w:rPr>
                <w:rFonts w:ascii="微软雅黑" w:hAnsi="微软雅黑" w:eastAsia="微软雅黑" w:cs="微软雅黑"/>
                <w:szCs w:val="21"/>
              </w:rPr>
            </w:pPr>
            <w:r>
              <w:rPr>
                <w:rFonts w:hint="eastAsia" w:ascii="微软雅黑" w:hAnsi="微软雅黑" w:eastAsia="微软雅黑" w:cs="微软雅黑"/>
                <w:szCs w:val="21"/>
              </w:rPr>
              <w:t>项目委员会确认项目阶段成果</w:t>
            </w:r>
          </w:p>
          <w:p>
            <w:pPr>
              <w:widowControl w:val="0"/>
              <w:numPr>
                <w:ilvl w:val="0"/>
                <w:numId w:val="29"/>
              </w:numPr>
              <w:overflowPunct/>
              <w:autoSpaceDE/>
              <w:autoSpaceDN/>
              <w:adjustRightInd/>
              <w:snapToGrid w:val="0"/>
              <w:spacing w:line="276" w:lineRule="auto"/>
              <w:ind w:hanging="306"/>
              <w:textAlignment w:val="auto"/>
              <w:rPr>
                <w:rFonts w:ascii="微软雅黑" w:hAnsi="微软雅黑" w:eastAsia="微软雅黑" w:cs="微软雅黑"/>
                <w:szCs w:val="21"/>
              </w:rPr>
            </w:pPr>
            <w:r>
              <w:rPr>
                <w:rFonts w:hint="eastAsia" w:ascii="微软雅黑" w:hAnsi="微软雅黑" w:eastAsia="微软雅黑" w:cs="微软雅黑"/>
                <w:szCs w:val="21"/>
              </w:rPr>
              <w:t>更新项目进度</w:t>
            </w:r>
          </w:p>
          <w:p>
            <w:pPr>
              <w:widowControl w:val="0"/>
              <w:numPr>
                <w:ilvl w:val="0"/>
                <w:numId w:val="29"/>
              </w:numPr>
              <w:overflowPunct/>
              <w:autoSpaceDE/>
              <w:autoSpaceDN/>
              <w:adjustRightInd/>
              <w:snapToGrid w:val="0"/>
              <w:spacing w:line="276" w:lineRule="auto"/>
              <w:ind w:hanging="306"/>
              <w:textAlignment w:val="auto"/>
              <w:rPr>
                <w:rFonts w:ascii="微软雅黑" w:hAnsi="微软雅黑" w:eastAsia="微软雅黑" w:cs="微软雅黑"/>
                <w:szCs w:val="21"/>
              </w:rPr>
            </w:pPr>
            <w:r>
              <w:rPr>
                <w:rFonts w:hint="eastAsia" w:ascii="微软雅黑" w:hAnsi="微软雅黑" w:eastAsia="微软雅黑" w:cs="微软雅黑"/>
                <w:szCs w:val="21"/>
              </w:rPr>
              <w:t>第三类型解决方案</w:t>
            </w:r>
          </w:p>
        </w:tc>
      </w:tr>
    </w:tbl>
    <w:p>
      <w:pPr>
        <w:pStyle w:val="187"/>
        <w:spacing w:line="360" w:lineRule="auto"/>
        <w:ind w:firstLine="0" w:firstLineChars="0"/>
        <w:rPr>
          <w:rFonts w:ascii="微软雅黑" w:hAnsi="微软雅黑" w:eastAsia="微软雅黑" w:cs="微软雅黑"/>
          <w:b/>
          <w:szCs w:val="21"/>
        </w:rPr>
      </w:pPr>
      <w:r>
        <w:rPr>
          <w:rFonts w:hint="eastAsia" w:ascii="微软雅黑" w:hAnsi="微软雅黑" w:eastAsia="微软雅黑" w:cs="微软雅黑"/>
          <w:b/>
          <w:szCs w:val="21"/>
        </w:rPr>
        <w:t>问题类型：</w:t>
      </w:r>
    </w:p>
    <w:p>
      <w:pPr>
        <w:pStyle w:val="187"/>
        <w:spacing w:line="360" w:lineRule="auto"/>
        <w:ind w:firstLine="0" w:firstLineChars="0"/>
        <w:rPr>
          <w:rFonts w:ascii="微软雅黑" w:hAnsi="微软雅黑" w:eastAsia="微软雅黑" w:cs="微软雅黑"/>
          <w:szCs w:val="21"/>
        </w:rPr>
      </w:pPr>
      <w:r>
        <w:rPr>
          <w:rFonts w:hint="eastAsia" w:ascii="微软雅黑" w:hAnsi="微软雅黑" w:eastAsia="微软雅黑" w:cs="微软雅黑"/>
          <w:szCs w:val="21"/>
        </w:rPr>
        <w:t>第一类型：此问题必须由项目经理解决。</w:t>
      </w:r>
    </w:p>
    <w:p>
      <w:pPr>
        <w:pStyle w:val="187"/>
        <w:spacing w:line="360" w:lineRule="auto"/>
        <w:ind w:firstLine="0" w:firstLineChars="0"/>
        <w:rPr>
          <w:rFonts w:ascii="微软雅黑" w:hAnsi="微软雅黑" w:eastAsia="微软雅黑" w:cs="微软雅黑"/>
          <w:szCs w:val="21"/>
        </w:rPr>
      </w:pPr>
      <w:r>
        <w:rPr>
          <w:rFonts w:hint="eastAsia" w:ascii="微软雅黑" w:hAnsi="微软雅黑" w:eastAsia="微软雅黑" w:cs="微软雅黑"/>
          <w:szCs w:val="21"/>
        </w:rPr>
        <w:t>第二类型：此问题必须呈报项目管理委员会PMO解决。</w:t>
      </w:r>
    </w:p>
    <w:p>
      <w:pPr>
        <w:pStyle w:val="187"/>
        <w:spacing w:line="360" w:lineRule="auto"/>
        <w:ind w:left="420" w:firstLine="0" w:firstLineChars="0"/>
        <w:rPr>
          <w:rStyle w:val="92"/>
          <w:rFonts w:ascii="微软雅黑" w:hAnsi="微软雅黑" w:eastAsia="微软雅黑" w:cs="微软雅黑"/>
          <w:color w:val="auto"/>
          <w:sz w:val="28"/>
          <w:szCs w:val="28"/>
        </w:rPr>
      </w:pPr>
      <w:bookmarkStart w:id="78" w:name="_Toc74219398"/>
    </w:p>
    <w:p>
      <w:pPr>
        <w:pStyle w:val="5"/>
        <w:numPr>
          <w:ilvl w:val="0"/>
          <w:numId w:val="17"/>
        </w:numPr>
        <w:pBdr>
          <w:top w:val="single" w:color="auto" w:sz="48" w:space="4"/>
        </w:pBdr>
        <w:rPr>
          <w:rFonts w:ascii="微软雅黑" w:hAnsi="微软雅黑" w:eastAsia="微软雅黑" w:cs="微软雅黑"/>
        </w:rPr>
      </w:pPr>
      <w:bookmarkStart w:id="79" w:name="_Toc124153928"/>
      <w:r>
        <w:rPr>
          <w:rFonts w:hint="eastAsia" w:ascii="微软雅黑" w:hAnsi="微软雅黑" w:eastAsia="微软雅黑" w:cs="微软雅黑"/>
        </w:rPr>
        <w:t>项目变更&amp;风险管理</w:t>
      </w:r>
      <w:bookmarkEnd w:id="78"/>
      <w:bookmarkEnd w:id="79"/>
    </w:p>
    <w:p>
      <w:pPr>
        <w:pStyle w:val="6"/>
        <w:numPr>
          <w:ilvl w:val="1"/>
          <w:numId w:val="17"/>
        </w:numPr>
        <w:rPr>
          <w:rStyle w:val="92"/>
          <w:rFonts w:ascii="微软雅黑" w:hAnsi="微软雅黑" w:eastAsia="微软雅黑" w:cs="微软雅黑"/>
          <w:color w:val="auto"/>
          <w:sz w:val="28"/>
          <w:szCs w:val="28"/>
        </w:rPr>
      </w:pPr>
      <w:bookmarkStart w:id="80" w:name="_Toc124153929"/>
      <w:r>
        <w:rPr>
          <w:rStyle w:val="92"/>
          <w:rFonts w:hint="eastAsia" w:ascii="微软雅黑" w:hAnsi="微软雅黑" w:eastAsia="微软雅黑" w:cs="微软雅黑"/>
          <w:color w:val="auto"/>
          <w:sz w:val="28"/>
          <w:szCs w:val="28"/>
        </w:rPr>
        <w:t>项目变更管理</w:t>
      </w:r>
      <w:bookmarkEnd w:id="80"/>
    </w:p>
    <w:p>
      <w:pPr>
        <w:pStyle w:val="187"/>
        <w:tabs>
          <w:tab w:val="left" w:pos="425"/>
        </w:tabs>
        <w:spacing w:line="360" w:lineRule="auto"/>
        <w:ind w:firstLine="0" w:firstLineChars="0"/>
        <w:rPr>
          <w:rFonts w:ascii="微软雅黑" w:hAnsi="微软雅黑" w:eastAsia="微软雅黑" w:cs="微软雅黑"/>
          <w:sz w:val="24"/>
          <w:szCs w:val="24"/>
        </w:rPr>
      </w:pP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任何项目均可能在实施的规程发生项目需求或范围的变化，在这种情况下就要求乙方与甲方一起，遵从科学的和合理的变更处理程序，确保项目组的工作在出现变更的时候能够有序进行，从而不对整体的项目目标实现和项目进度造成大的负面影响。</w:t>
      </w:r>
    </w:p>
    <w:p>
      <w:pPr>
        <w:pStyle w:val="187"/>
        <w:tabs>
          <w:tab w:val="left" w:pos="425"/>
        </w:tabs>
        <w:spacing w:line="360" w:lineRule="auto"/>
        <w:ind w:firstLine="0" w:firstLineChars="0"/>
        <w:rPr>
          <w:rFonts w:ascii="微软雅黑" w:hAnsi="微软雅黑" w:eastAsia="微软雅黑" w:cs="微软雅黑"/>
          <w:sz w:val="24"/>
          <w:szCs w:val="24"/>
        </w:rPr>
      </w:pP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双方约定以本说明书的组织范围、功能范围进行实施工作，如超出本说明书范围，双方应进行协商，对因为项目范围变更所引起的乙方投入人天的增加，主要费用应依主合同约定的人天单价乘以增加人天数计算。</w:t>
      </w:r>
    </w:p>
    <w:p>
      <w:pPr>
        <w:pStyle w:val="4"/>
        <w:snapToGrid w:val="0"/>
        <w:spacing w:before="0" w:after="0"/>
        <w:ind w:left="0"/>
        <w:rPr>
          <w:rFonts w:ascii="微软雅黑" w:hAnsi="微软雅黑" w:eastAsia="微软雅黑" w:cs="微软雅黑"/>
          <w:szCs w:val="21"/>
          <w:lang w:val="de-DE"/>
        </w:rPr>
      </w:pPr>
    </w:p>
    <w:p>
      <w:pPr>
        <w:pStyle w:val="6"/>
        <w:numPr>
          <w:ilvl w:val="2"/>
          <w:numId w:val="17"/>
        </w:numPr>
        <w:rPr>
          <w:rStyle w:val="92"/>
          <w:rFonts w:ascii="微软雅黑" w:hAnsi="微软雅黑" w:eastAsia="微软雅黑" w:cs="微软雅黑"/>
          <w:color w:val="auto"/>
          <w:sz w:val="28"/>
          <w:szCs w:val="28"/>
        </w:rPr>
      </w:pPr>
      <w:bookmarkStart w:id="81" w:name="_Toc523411477"/>
      <w:bookmarkStart w:id="82" w:name="_Toc74219401"/>
      <w:bookmarkStart w:id="83" w:name="_Toc124153931"/>
      <w:bookmarkStart w:id="84" w:name="_Toc336499844"/>
      <w:r>
        <w:rPr>
          <w:rStyle w:val="92"/>
          <w:rFonts w:hint="eastAsia" w:ascii="微软雅黑" w:hAnsi="微软雅黑" w:eastAsia="微软雅黑" w:cs="微软雅黑"/>
          <w:color w:val="auto"/>
          <w:sz w:val="28"/>
          <w:szCs w:val="28"/>
        </w:rPr>
        <w:t>风险管理的处理流程</w:t>
      </w:r>
      <w:bookmarkEnd w:id="81"/>
      <w:bookmarkEnd w:id="82"/>
      <w:bookmarkEnd w:id="83"/>
      <w:bookmarkEnd w:id="84"/>
    </w:p>
    <w:p>
      <w:pPr>
        <w:pStyle w:val="187"/>
        <w:numPr>
          <w:ilvl w:val="0"/>
          <w:numId w:val="30"/>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风险项目提出：由项目中各小组提出其所面临最迫切之议题，并提出对应之解决方案。</w:t>
      </w:r>
    </w:p>
    <w:p>
      <w:pPr>
        <w:pStyle w:val="187"/>
        <w:numPr>
          <w:ilvl w:val="0"/>
          <w:numId w:val="30"/>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风险项目列管：将所提出之项目与本项目之风险项目表比较，可直接列入项目表中或是修改原有之项目，使其涵盖范围扩大，之后，将其余项目作一分析，区分其是否属于正进行中之工作，（例如某些已实施之项目因变更关系而重新实施，但这些项目不影响项目整体时程、成本，只是工作稍作复杂化。）倘若判断为真正风险项目，则将其列入风险项目表中。</w:t>
      </w:r>
    </w:p>
    <w:p>
      <w:pPr>
        <w:pStyle w:val="187"/>
        <w:numPr>
          <w:ilvl w:val="0"/>
          <w:numId w:val="30"/>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风险项目追踪：各项目小组负责追踪其个别之风险项目，将结果与进度向项目经理报告。此追踪之工作包括移除非属风险之项目、修改控管风险之方法及增加新的项目。若有必要，则由项目经理实施新的资源以协助风险控管。</w:t>
      </w:r>
    </w:p>
    <w:p>
      <w:pPr>
        <w:pStyle w:val="187"/>
        <w:numPr>
          <w:ilvl w:val="0"/>
          <w:numId w:val="30"/>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风险项目检视：此风险项目表可视其需要，于例行之项目管理计划检视会议中进行修改工作。</w:t>
      </w:r>
    </w:p>
    <w:p>
      <w:pPr>
        <w:pStyle w:val="6"/>
        <w:numPr>
          <w:ilvl w:val="2"/>
          <w:numId w:val="17"/>
        </w:numPr>
        <w:rPr>
          <w:rStyle w:val="92"/>
          <w:rFonts w:ascii="微软雅黑" w:hAnsi="微软雅黑" w:eastAsia="微软雅黑" w:cs="微软雅黑"/>
          <w:color w:val="auto"/>
          <w:sz w:val="28"/>
          <w:szCs w:val="28"/>
        </w:rPr>
      </w:pPr>
      <w:bookmarkStart w:id="85" w:name="_Toc523411478"/>
      <w:bookmarkStart w:id="86" w:name="_Toc124153932"/>
      <w:bookmarkStart w:id="87" w:name="_Toc74219402"/>
      <w:bookmarkStart w:id="88" w:name="_Toc336499845"/>
      <w:r>
        <w:rPr>
          <w:rStyle w:val="92"/>
          <w:rFonts w:hint="eastAsia" w:ascii="微软雅黑" w:hAnsi="微软雅黑" w:eastAsia="微软雅黑" w:cs="微软雅黑"/>
          <w:color w:val="auto"/>
          <w:sz w:val="28"/>
          <w:szCs w:val="28"/>
        </w:rPr>
        <w:t>常见风险事件及应对</w:t>
      </w:r>
      <w:bookmarkEnd w:id="85"/>
      <w:bookmarkEnd w:id="86"/>
      <w:bookmarkEnd w:id="87"/>
      <w:bookmarkEnd w:id="88"/>
    </w:p>
    <w:tbl>
      <w:tblPr>
        <w:tblStyle w:val="52"/>
        <w:tblW w:w="9120" w:type="dxa"/>
        <w:tblInd w:w="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4077"/>
        <w:gridCol w:w="5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jc w:val="center"/>
              <w:rPr>
                <w:rFonts w:ascii="微软雅黑" w:hAnsi="微软雅黑" w:eastAsia="微软雅黑" w:cs="微软雅黑"/>
                <w:b/>
                <w:szCs w:val="21"/>
              </w:rPr>
            </w:pPr>
            <w:r>
              <w:rPr>
                <w:rFonts w:hint="eastAsia" w:ascii="微软雅黑" w:hAnsi="微软雅黑" w:eastAsia="微软雅黑" w:cs="微软雅黑"/>
                <w:b/>
                <w:szCs w:val="21"/>
              </w:rPr>
              <w:t>可能的因素</w:t>
            </w:r>
          </w:p>
        </w:tc>
        <w:tc>
          <w:tcPr>
            <w:tcW w:w="5043" w:type="dxa"/>
          </w:tcPr>
          <w:p>
            <w:pPr>
              <w:snapToGrid w:val="0"/>
              <w:spacing w:before="120" w:beforeLines="50" w:line="276" w:lineRule="auto"/>
              <w:jc w:val="center"/>
              <w:rPr>
                <w:rFonts w:ascii="微软雅黑" w:hAnsi="微软雅黑" w:eastAsia="微软雅黑" w:cs="微软雅黑"/>
                <w:b/>
                <w:szCs w:val="21"/>
              </w:rPr>
            </w:pPr>
            <w:r>
              <w:rPr>
                <w:rFonts w:hint="eastAsia" w:ascii="微软雅黑" w:hAnsi="微软雅黑" w:eastAsia="微软雅黑" w:cs="微软雅黑"/>
                <w:b/>
                <w:szCs w:val="21"/>
              </w:rPr>
              <w:t>对应解决方案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pStyle w:val="189"/>
              <w:snapToGrid w:val="0"/>
              <w:spacing w:before="120" w:beforeLines="50" w:line="276" w:lineRule="auto"/>
              <w:rPr>
                <w:rFonts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薄弱的项目决策领导与模糊的责任规模。</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项目决策主管需“全程”参与项目的重要会议，做出适时的决策，并负项目成败的责任。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经常改变的项目目标与执行范围。</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项目筹备阶段，需明确定义项目之范围与目标。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误认本系统的实施可解决全面业务流程与组织整合的问题。</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完整的教育训练，并学习其它先进企业转型经验。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不当的项目组织架构与决策流程。</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参考相关公司企业转型的项目组织架构，减化决策的层级，尽量与项目实施公司合为一体。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pStyle w:val="189"/>
              <w:snapToGrid w:val="0"/>
              <w:spacing w:before="120" w:beforeLines="50" w:line="276" w:lineRule="auto"/>
              <w:rPr>
                <w:rFonts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遴选出不适任的项目主管与成员。</w:t>
            </w:r>
          </w:p>
        </w:tc>
        <w:tc>
          <w:tcPr>
            <w:tcW w:w="5043" w:type="dxa"/>
          </w:tcPr>
          <w:p>
            <w:pPr>
              <w:pStyle w:val="189"/>
              <w:snapToGrid w:val="0"/>
              <w:spacing w:before="120" w:beforeLines="50" w:line="276" w:lineRule="auto"/>
              <w:rPr>
                <w:rFonts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高层决策主管需亲身参与并发掘问题，若遇不适任者需当机立断。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实施项目时未能有效的执行变更管理与沟通计划。</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完善的变更管理与沟通计划的规划与执行。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系统实施时，未能适时完成数据的准备工作。</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项目开启时，应筹组数据准备小组,尽早评估并准备所需之资料。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误认为项目的成败是项目实施公司的责任。</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高层决策主管应宣示其对项目小组及全体组织配合之期望，并宣示项目之成败为全体主管的责任。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对本系统与其它系统接口无法定义清濋。</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待该项目完成之后，再依完成当时之情境，以另案办理。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077"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欲与尚未完成之项目产生关联， 其它项目之进度或能否结案将影响本案</w:t>
            </w:r>
          </w:p>
        </w:tc>
        <w:tc>
          <w:tcPr>
            <w:tcW w:w="5043" w:type="dxa"/>
          </w:tcPr>
          <w:p>
            <w:pPr>
              <w:snapToGrid w:val="0"/>
              <w:spacing w:before="120" w:beforeLines="50" w:line="276" w:lineRule="auto"/>
              <w:rPr>
                <w:rFonts w:ascii="微软雅黑" w:hAnsi="微软雅黑" w:eastAsia="微软雅黑" w:cs="微软雅黑"/>
                <w:szCs w:val="21"/>
              </w:rPr>
            </w:pPr>
            <w:r>
              <w:rPr>
                <w:rFonts w:hint="eastAsia" w:ascii="微软雅黑" w:hAnsi="微软雅黑" w:eastAsia="微软雅黑" w:cs="微软雅黑"/>
                <w:szCs w:val="21"/>
              </w:rPr>
              <w:t>建议明确定义此一部份的完工依据与假设</w:t>
            </w:r>
          </w:p>
        </w:tc>
      </w:tr>
    </w:tbl>
    <w:p>
      <w:pPr>
        <w:pStyle w:val="4"/>
        <w:ind w:left="0"/>
        <w:rPr>
          <w:rFonts w:ascii="微软雅黑" w:hAnsi="微软雅黑" w:eastAsia="微软雅黑" w:cs="微软雅黑"/>
        </w:rPr>
      </w:pPr>
    </w:p>
    <w:p>
      <w:pPr>
        <w:pStyle w:val="6"/>
        <w:numPr>
          <w:ilvl w:val="1"/>
          <w:numId w:val="17"/>
        </w:numPr>
        <w:rPr>
          <w:rStyle w:val="92"/>
          <w:rFonts w:ascii="微软雅黑" w:hAnsi="微软雅黑" w:eastAsia="微软雅黑" w:cs="微软雅黑"/>
          <w:color w:val="auto"/>
          <w:sz w:val="28"/>
          <w:szCs w:val="28"/>
        </w:rPr>
      </w:pPr>
      <w:bookmarkStart w:id="89" w:name="_Toc124153930"/>
      <w:bookmarkStart w:id="90" w:name="_Toc124153933"/>
      <w:bookmarkStart w:id="91" w:name="_Toc74219406"/>
      <w:r>
        <w:rPr>
          <w:rStyle w:val="92"/>
          <w:rFonts w:hint="eastAsia" w:ascii="微软雅黑" w:hAnsi="微软雅黑" w:eastAsia="微软雅黑" w:cs="微软雅黑"/>
          <w:color w:val="auto"/>
          <w:sz w:val="28"/>
          <w:szCs w:val="28"/>
        </w:rPr>
        <w:t>项目</w:t>
      </w:r>
      <w:bookmarkStart w:id="92" w:name="_Toc127262918"/>
      <w:bookmarkStart w:id="93" w:name="_Toc336499842"/>
      <w:bookmarkStart w:id="94" w:name="_Toc82711968"/>
      <w:bookmarkStart w:id="95" w:name="_Toc523411475"/>
      <w:bookmarkStart w:id="96" w:name="_Toc74219399"/>
      <w:r>
        <w:rPr>
          <w:rStyle w:val="92"/>
          <w:rFonts w:hint="eastAsia" w:ascii="微软雅黑" w:hAnsi="微软雅黑" w:eastAsia="微软雅黑" w:cs="微软雅黑"/>
          <w:color w:val="auto"/>
          <w:sz w:val="28"/>
          <w:szCs w:val="28"/>
        </w:rPr>
        <w:t>风险管理</w:t>
      </w:r>
      <w:bookmarkEnd w:id="89"/>
      <w:bookmarkEnd w:id="92"/>
      <w:bookmarkEnd w:id="93"/>
      <w:bookmarkEnd w:id="94"/>
      <w:bookmarkEnd w:id="95"/>
      <w:bookmarkEnd w:id="96"/>
    </w:p>
    <w:p>
      <w:pPr>
        <w:pStyle w:val="187"/>
        <w:tabs>
          <w:tab w:val="left" w:pos="425"/>
        </w:tabs>
        <w:spacing w:line="360" w:lineRule="auto"/>
        <w:ind w:firstLine="0" w:firstLineChars="0"/>
        <w:rPr>
          <w:rFonts w:ascii="微软雅黑" w:hAnsi="微软雅黑" w:eastAsia="微软雅黑" w:cs="微软雅黑"/>
          <w:sz w:val="24"/>
          <w:szCs w:val="24"/>
        </w:rPr>
      </w:pP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在系统项目的实施过程中，涉及到的业务部门、供应商、外部系统非常多，协调复杂，因此项目的风险管理非常重要。双方项目经理都因就项目潜在风险予以辨识，提前干预纠正；如涉及双方项目经理无法处理，影响项目交期和交付质量的重大风险事件，因提交项目管理委员会PMO予以协商解决。</w:t>
      </w:r>
    </w:p>
    <w:p>
      <w:pPr>
        <w:pStyle w:val="5"/>
        <w:numPr>
          <w:ilvl w:val="0"/>
          <w:numId w:val="17"/>
        </w:numPr>
        <w:pBdr>
          <w:top w:val="single" w:color="auto" w:sz="48" w:space="4"/>
        </w:pBdr>
        <w:rPr>
          <w:rFonts w:ascii="微软雅黑" w:hAnsi="微软雅黑" w:eastAsia="微软雅黑" w:cs="微软雅黑"/>
        </w:rPr>
      </w:pPr>
      <w:r>
        <w:rPr>
          <w:rFonts w:hint="eastAsia" w:ascii="微软雅黑" w:hAnsi="微软雅黑" w:eastAsia="微软雅黑" w:cs="微软雅黑"/>
        </w:rPr>
        <w:t>验收</w:t>
      </w:r>
      <w:bookmarkEnd w:id="59"/>
      <w:bookmarkEnd w:id="60"/>
      <w:bookmarkEnd w:id="90"/>
      <w:bookmarkEnd w:id="91"/>
    </w:p>
    <w:p>
      <w:pPr>
        <w:pStyle w:val="6"/>
        <w:numPr>
          <w:ilvl w:val="1"/>
          <w:numId w:val="17"/>
        </w:numPr>
        <w:rPr>
          <w:rStyle w:val="92"/>
          <w:rFonts w:ascii="微软雅黑" w:hAnsi="微软雅黑" w:eastAsia="微软雅黑" w:cs="微软雅黑"/>
          <w:color w:val="auto"/>
          <w:sz w:val="28"/>
          <w:szCs w:val="28"/>
        </w:rPr>
      </w:pPr>
      <w:bookmarkStart w:id="97" w:name="_Toc124153934"/>
      <w:r>
        <w:rPr>
          <w:rStyle w:val="92"/>
          <w:rFonts w:hint="eastAsia" w:ascii="微软雅黑" w:hAnsi="微软雅黑" w:eastAsia="微软雅黑" w:cs="微软雅黑"/>
          <w:color w:val="auto"/>
          <w:sz w:val="28"/>
          <w:szCs w:val="28"/>
        </w:rPr>
        <w:t>验收方式</w:t>
      </w:r>
      <w:bookmarkEnd w:id="97"/>
    </w:p>
    <w:p>
      <w:pPr>
        <w:pStyle w:val="4"/>
        <w:ind w:left="0" w:firstLine="426"/>
        <w:rPr>
          <w:rFonts w:ascii="微软雅黑" w:hAnsi="微软雅黑" w:eastAsia="微软雅黑" w:cs="微软雅黑"/>
          <w:sz w:val="21"/>
          <w:szCs w:val="21"/>
          <w:lang w:val="en-GB"/>
        </w:rPr>
      </w:pPr>
      <w:r>
        <w:rPr>
          <w:rFonts w:hint="eastAsia" w:ascii="微软雅黑" w:hAnsi="微软雅黑" w:eastAsia="微软雅黑" w:cs="微软雅黑"/>
          <w:sz w:val="21"/>
          <w:szCs w:val="21"/>
        </w:rPr>
        <w:t>项目采用分阶段验收方式，共计分为3个里程碑</w:t>
      </w:r>
    </w:p>
    <w:p>
      <w:pPr>
        <w:pStyle w:val="4"/>
        <w:numPr>
          <w:ilvl w:val="3"/>
          <w:numId w:val="31"/>
        </w:numPr>
        <w:spacing w:line="360" w:lineRule="auto"/>
        <w:ind w:left="993" w:hanging="567"/>
        <w:rPr>
          <w:rFonts w:ascii="微软雅黑" w:hAnsi="微软雅黑" w:eastAsia="微软雅黑" w:cs="微软雅黑"/>
          <w:sz w:val="21"/>
          <w:szCs w:val="21"/>
        </w:rPr>
      </w:pPr>
      <w:r>
        <w:rPr>
          <w:rFonts w:hint="eastAsia" w:ascii="微软雅黑" w:hAnsi="微软雅黑" w:eastAsia="微软雅黑" w:cs="微软雅黑"/>
          <w:sz w:val="21"/>
          <w:szCs w:val="21"/>
        </w:rPr>
        <w:t>现状需求报告&amp;技术方案蓝图验收</w:t>
      </w:r>
    </w:p>
    <w:p>
      <w:pPr>
        <w:pStyle w:val="4"/>
        <w:numPr>
          <w:ilvl w:val="3"/>
          <w:numId w:val="31"/>
        </w:numPr>
        <w:spacing w:line="360" w:lineRule="auto"/>
        <w:ind w:left="993" w:hanging="567"/>
        <w:rPr>
          <w:rFonts w:ascii="微软雅黑" w:hAnsi="微软雅黑" w:eastAsia="微软雅黑" w:cs="微软雅黑"/>
          <w:sz w:val="21"/>
          <w:szCs w:val="21"/>
        </w:rPr>
      </w:pPr>
      <w:r>
        <w:rPr>
          <w:rFonts w:hint="eastAsia" w:ascii="微软雅黑" w:hAnsi="微软雅黑" w:eastAsia="微软雅黑" w:cs="微软雅黑"/>
          <w:sz w:val="21"/>
          <w:szCs w:val="21"/>
        </w:rPr>
        <w:t>功能UAT测试及用户培训验收</w:t>
      </w:r>
    </w:p>
    <w:p>
      <w:pPr>
        <w:pStyle w:val="4"/>
        <w:numPr>
          <w:ilvl w:val="3"/>
          <w:numId w:val="31"/>
        </w:numPr>
        <w:spacing w:line="360" w:lineRule="auto"/>
        <w:ind w:left="993" w:hanging="567"/>
        <w:rPr>
          <w:rFonts w:ascii="微软雅黑" w:hAnsi="微软雅黑" w:eastAsia="微软雅黑" w:cs="微软雅黑"/>
          <w:sz w:val="21"/>
          <w:szCs w:val="21"/>
        </w:rPr>
      </w:pPr>
      <w:r>
        <w:rPr>
          <w:rFonts w:hint="eastAsia" w:ascii="微软雅黑" w:hAnsi="微软雅黑" w:eastAsia="微软雅黑" w:cs="微软雅黑"/>
          <w:sz w:val="21"/>
          <w:szCs w:val="21"/>
        </w:rPr>
        <w:t>上线验收</w:t>
      </w:r>
    </w:p>
    <w:p>
      <w:pPr>
        <w:pStyle w:val="4"/>
        <w:spacing w:line="360" w:lineRule="auto"/>
        <w:ind w:left="0" w:firstLine="425"/>
        <w:rPr>
          <w:rFonts w:ascii="微软雅黑" w:hAnsi="微软雅黑" w:eastAsia="微软雅黑" w:cs="微软雅黑"/>
          <w:sz w:val="21"/>
          <w:szCs w:val="21"/>
        </w:rPr>
      </w:pPr>
      <w:r>
        <w:rPr>
          <w:rFonts w:hint="eastAsia" w:ascii="微软雅黑" w:hAnsi="微软雅黑" w:eastAsia="微软雅黑" w:cs="微软雅黑"/>
          <w:sz w:val="21"/>
          <w:szCs w:val="21"/>
        </w:rPr>
        <w:t>每一个阶段乙方完成相关交付成果（交付物以4章交付物管理列示为准，分别划归不同阶段），乙方需提交阶段验收报告，以双方约定的各阶段经双方责任人签字作为对阶段交付成果的确认。</w:t>
      </w:r>
    </w:p>
    <w:p>
      <w:pPr>
        <w:pStyle w:val="6"/>
        <w:numPr>
          <w:ilvl w:val="1"/>
          <w:numId w:val="17"/>
        </w:numPr>
        <w:rPr>
          <w:rStyle w:val="92"/>
          <w:rFonts w:ascii="微软雅黑" w:hAnsi="微软雅黑" w:eastAsia="微软雅黑" w:cs="微软雅黑"/>
          <w:color w:val="auto"/>
          <w:sz w:val="28"/>
          <w:szCs w:val="28"/>
        </w:rPr>
      </w:pPr>
      <w:bookmarkStart w:id="98" w:name="_Toc124153935"/>
      <w:r>
        <w:rPr>
          <w:rStyle w:val="92"/>
          <w:rFonts w:hint="eastAsia" w:ascii="微软雅黑" w:hAnsi="微软雅黑" w:eastAsia="微软雅黑" w:cs="微软雅黑"/>
          <w:color w:val="auto"/>
          <w:sz w:val="28"/>
          <w:szCs w:val="28"/>
        </w:rPr>
        <w:t>技术方案蓝图验收</w:t>
      </w:r>
      <w:bookmarkEnd w:id="98"/>
    </w:p>
    <w:p>
      <w:pPr>
        <w:pStyle w:val="4"/>
        <w:tabs>
          <w:tab w:val="left" w:pos="438"/>
        </w:tabs>
        <w:spacing w:line="360" w:lineRule="auto"/>
        <w:ind w:left="0"/>
        <w:rPr>
          <w:rFonts w:ascii="微软雅黑" w:hAnsi="微软雅黑" w:eastAsia="微软雅黑" w:cs="微软雅黑"/>
          <w:sz w:val="21"/>
          <w:szCs w:val="21"/>
        </w:rPr>
      </w:pPr>
      <w:r>
        <w:rPr>
          <w:rFonts w:hint="eastAsia" w:ascii="微软雅黑" w:hAnsi="微软雅黑" w:eastAsia="微软雅黑" w:cs="微软雅黑"/>
          <w:sz w:val="21"/>
          <w:szCs w:val="21"/>
          <w:lang w:val="en-GB"/>
        </w:rPr>
        <w:tab/>
      </w:r>
      <w:r>
        <w:rPr>
          <w:rFonts w:hint="eastAsia" w:ascii="微软雅黑" w:hAnsi="微软雅黑" w:eastAsia="微软雅黑" w:cs="微软雅黑"/>
          <w:sz w:val="21"/>
          <w:szCs w:val="21"/>
        </w:rPr>
        <w:t>乙方基于项目调研收集的业务场景，业务痛点，业务目标规划制定解决方案，《技术方案蓝图》内容应包括：</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《现状需求调研报告暨AS IS分析》</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《项目优化目标暨TO BE分析》</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业务整体系统作业流程文档（visio泳道图及word业务流程指导书）</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多系统间的接口集成方案</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定制功能开发原型方案</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专题讨论方案</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 xml:space="preserve">开发管理文档 </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会议纪要（作为附录）</w:t>
      </w:r>
    </w:p>
    <w:p>
      <w:pPr>
        <w:pStyle w:val="4"/>
        <w:spacing w:line="360" w:lineRule="auto"/>
        <w:ind w:left="0" w:firstLine="420"/>
        <w:rPr>
          <w:rFonts w:ascii="微软雅黑" w:hAnsi="微软雅黑" w:eastAsia="微软雅黑" w:cs="微软雅黑"/>
          <w:sz w:val="21"/>
          <w:szCs w:val="21"/>
        </w:rPr>
      </w:pPr>
      <w:r>
        <w:rPr>
          <w:rFonts w:hint="eastAsia" w:ascii="微软雅黑" w:hAnsi="微软雅黑" w:eastAsia="微软雅黑" w:cs="微软雅黑"/>
          <w:sz w:val="21"/>
          <w:szCs w:val="21"/>
        </w:rPr>
        <w:t>甲方审核《技术方案蓝图》，如未通过则要求乙方予以优化调整直至甲方验收通过；如通过代表甲方认可乙方所设计的解决方案符合业务部门需求，验收通过后的《技术方案蓝图》和《实施任务工作说明书SOW》将作为后续里程碑的验收标准。</w:t>
      </w:r>
    </w:p>
    <w:p>
      <w:pPr>
        <w:pStyle w:val="4"/>
        <w:tabs>
          <w:tab w:val="left" w:pos="438"/>
        </w:tabs>
        <w:ind w:left="0"/>
        <w:rPr>
          <w:rFonts w:ascii="微软雅黑" w:hAnsi="微软雅黑" w:eastAsia="微软雅黑" w:cs="微软雅黑"/>
          <w:sz w:val="21"/>
          <w:szCs w:val="21"/>
        </w:rPr>
      </w:pPr>
    </w:p>
    <w:p>
      <w:pPr>
        <w:pStyle w:val="6"/>
        <w:numPr>
          <w:ilvl w:val="1"/>
          <w:numId w:val="17"/>
        </w:numPr>
        <w:rPr>
          <w:rStyle w:val="92"/>
          <w:rFonts w:ascii="微软雅黑" w:hAnsi="微软雅黑" w:eastAsia="微软雅黑" w:cs="微软雅黑"/>
          <w:color w:val="auto"/>
          <w:sz w:val="28"/>
          <w:szCs w:val="28"/>
        </w:rPr>
      </w:pPr>
      <w:bookmarkStart w:id="99" w:name="_Toc124153936"/>
      <w:r>
        <w:rPr>
          <w:rStyle w:val="92"/>
          <w:rFonts w:hint="eastAsia" w:ascii="微软雅黑" w:hAnsi="微软雅黑" w:eastAsia="微软雅黑" w:cs="微软雅黑"/>
          <w:color w:val="auto"/>
          <w:sz w:val="28"/>
          <w:szCs w:val="28"/>
        </w:rPr>
        <w:t>功能UAT测试及用户培训验收</w:t>
      </w:r>
      <w:bookmarkEnd w:id="99"/>
    </w:p>
    <w:p>
      <w:pPr>
        <w:pStyle w:val="4"/>
        <w:tabs>
          <w:tab w:val="left" w:pos="438"/>
        </w:tabs>
        <w:spacing w:line="360" w:lineRule="auto"/>
        <w:ind w:left="0"/>
        <w:rPr>
          <w:rFonts w:ascii="微软雅黑" w:hAnsi="微软雅黑" w:eastAsia="微软雅黑" w:cs="微软雅黑"/>
          <w:sz w:val="21"/>
          <w:szCs w:val="21"/>
        </w:rPr>
      </w:pPr>
      <w:r>
        <w:rPr>
          <w:rFonts w:hint="eastAsia" w:ascii="微软雅黑" w:hAnsi="微软雅黑" w:eastAsia="微软雅黑" w:cs="微软雅黑"/>
          <w:sz w:val="21"/>
          <w:szCs w:val="21"/>
          <w:lang w:val="en-GB"/>
        </w:rPr>
        <w:tab/>
      </w:r>
      <w:r>
        <w:rPr>
          <w:rFonts w:hint="eastAsia" w:ascii="微软雅黑" w:hAnsi="微软雅黑" w:eastAsia="微软雅黑" w:cs="微软雅黑"/>
          <w:sz w:val="21"/>
          <w:szCs w:val="21"/>
        </w:rPr>
        <w:t>乙方基于《技术方案蓝图》进行系统的功能配置，客户化功能开发，系统接口开发，并设计基于业务场景和作业流程的测试脚本、测试数据（模拟业务操作的剧本）。甲方首先对于测试脚本进行审核，确保测试脚本能够基本覆盖甲方所有的业务场景，然后对于所有测试脚本进行逐项测试，测试中出现的问题乙方予以及时优化调整并再次提交甲方测试。甲方UAT测试通过, 代表甲方认可乙方所提交的软件产品和定制开发功能，定制开发接口已符合《技术方案蓝图》所定义的内容，并具备系统上线的条件。</w:t>
      </w:r>
    </w:p>
    <w:p>
      <w:pPr>
        <w:pStyle w:val="4"/>
        <w:tabs>
          <w:tab w:val="left" w:pos="438"/>
        </w:tabs>
        <w:ind w:left="0"/>
        <w:rPr>
          <w:rFonts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乙方基于培训计划，对甲方相关用户进行培训，确保甲方相关用户具备必须的系统操作技能。并且负责编写用户操作手册。</w:t>
      </w:r>
    </w:p>
    <w:p>
      <w:pPr>
        <w:pStyle w:val="4"/>
        <w:tabs>
          <w:tab w:val="left" w:pos="438"/>
        </w:tabs>
        <w:ind w:left="0"/>
        <w:rPr>
          <w:rFonts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验收文档应包括：4.4章节UAT测试文档列示，用户操作手册</w:t>
      </w:r>
    </w:p>
    <w:p>
      <w:pPr>
        <w:pStyle w:val="4"/>
        <w:tabs>
          <w:tab w:val="left" w:pos="438"/>
        </w:tabs>
        <w:ind w:left="0"/>
        <w:rPr>
          <w:rFonts w:ascii="微软雅黑" w:hAnsi="微软雅黑" w:eastAsia="微软雅黑" w:cs="微软雅黑"/>
          <w:sz w:val="21"/>
          <w:szCs w:val="21"/>
        </w:rPr>
      </w:pPr>
    </w:p>
    <w:p>
      <w:pPr>
        <w:pStyle w:val="6"/>
        <w:numPr>
          <w:ilvl w:val="1"/>
          <w:numId w:val="17"/>
        </w:numPr>
        <w:rPr>
          <w:rStyle w:val="92"/>
          <w:rFonts w:ascii="微软雅黑" w:hAnsi="微软雅黑" w:eastAsia="微软雅黑" w:cs="微软雅黑"/>
          <w:color w:val="auto"/>
          <w:sz w:val="28"/>
          <w:szCs w:val="28"/>
        </w:rPr>
      </w:pPr>
      <w:bookmarkStart w:id="100" w:name="_Toc124153937"/>
      <w:r>
        <w:rPr>
          <w:rStyle w:val="92"/>
          <w:rFonts w:hint="eastAsia" w:ascii="微软雅黑" w:hAnsi="微软雅黑" w:eastAsia="微软雅黑" w:cs="微软雅黑"/>
          <w:color w:val="auto"/>
          <w:sz w:val="28"/>
          <w:szCs w:val="28"/>
        </w:rPr>
        <w:t>上线验收</w:t>
      </w:r>
      <w:bookmarkEnd w:id="100"/>
    </w:p>
    <w:p>
      <w:pPr>
        <w:pStyle w:val="4"/>
        <w:tabs>
          <w:tab w:val="left" w:pos="438"/>
        </w:tabs>
        <w:ind w:left="567"/>
        <w:rPr>
          <w:rFonts w:ascii="微软雅黑" w:hAnsi="微软雅黑" w:eastAsia="微软雅黑" w:cs="微软雅黑"/>
          <w:sz w:val="21"/>
          <w:szCs w:val="21"/>
        </w:rPr>
      </w:pPr>
      <w:r>
        <w:rPr>
          <w:rFonts w:hint="eastAsia" w:ascii="微软雅黑" w:hAnsi="微软雅黑" w:eastAsia="微软雅黑" w:cs="微软雅黑"/>
          <w:sz w:val="21"/>
          <w:szCs w:val="21"/>
        </w:rPr>
        <w:t>本阶段里程碑验收确认条件：</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基于双方约定的业务范围进行系统上线切换，上线切换后的首个月度就业务部门正式使用系统所发现的问题予以解决。如该类型的问题属于《技术方案蓝图》所定义的范畴以外，双方走需求变更流程。上线满1个月且所有遗留问题（以问题清单为准）有效解决，或则该遗留问题的解决方案双方达成共识。</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完成实施团队与运维团队交接，后期运维计划及运维交付物</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在SOW之外的业务新需求，但识别为上线前需要完成的，需要进行妥善处理，处理方式得到甲方的同意，额外费用的计算以变更流程为准。</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验收文档应包括：系统上线切换计划、问题清单、项目验收报告、运维交接交付物（4.6章列示）。</w:t>
      </w:r>
    </w:p>
    <w:p>
      <w:pPr>
        <w:pStyle w:val="4"/>
        <w:numPr>
          <w:ilvl w:val="0"/>
          <w:numId w:val="32"/>
        </w:numPr>
        <w:tabs>
          <w:tab w:val="left" w:pos="438"/>
        </w:tabs>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该里程碑的验收也意味整体项目的交付验收。</w:t>
      </w:r>
      <w:bookmarkEnd w:id="12"/>
      <w:bookmarkEnd w:id="13"/>
      <w:bookmarkStart w:id="101" w:name="_Toc72182918"/>
      <w:bookmarkEnd w:id="101"/>
      <w:bookmarkStart w:id="102" w:name="_Toc93581525"/>
      <w:bookmarkEnd w:id="102"/>
      <w:bookmarkStart w:id="103" w:name="_Toc93302181"/>
      <w:bookmarkEnd w:id="103"/>
      <w:bookmarkStart w:id="104" w:name="_Toc93067278"/>
      <w:bookmarkEnd w:id="104"/>
      <w:bookmarkStart w:id="105" w:name="_Toc72912343"/>
      <w:bookmarkEnd w:id="105"/>
      <w:bookmarkStart w:id="106" w:name="_Toc92994080"/>
      <w:bookmarkEnd w:id="106"/>
      <w:bookmarkStart w:id="107" w:name="_Toc92994154"/>
      <w:bookmarkEnd w:id="107"/>
      <w:bookmarkStart w:id="108" w:name="_Toc72173899"/>
      <w:bookmarkEnd w:id="108"/>
      <w:bookmarkStart w:id="109" w:name="_Toc71896475"/>
      <w:bookmarkEnd w:id="109"/>
      <w:bookmarkStart w:id="110" w:name="_Toc72173854"/>
      <w:bookmarkEnd w:id="110"/>
      <w:bookmarkStart w:id="111" w:name="_Toc93581527"/>
      <w:bookmarkEnd w:id="111"/>
      <w:bookmarkStart w:id="112" w:name="_Toc72182919"/>
      <w:bookmarkEnd w:id="112"/>
      <w:bookmarkStart w:id="113" w:name="_Toc93302943"/>
      <w:bookmarkEnd w:id="113"/>
      <w:bookmarkStart w:id="114" w:name="_Toc72912691"/>
      <w:bookmarkEnd w:id="114"/>
      <w:bookmarkStart w:id="115" w:name="_Toc93299802"/>
      <w:bookmarkEnd w:id="115"/>
      <w:bookmarkStart w:id="116" w:name="_Toc92994153"/>
      <w:bookmarkEnd w:id="116"/>
      <w:bookmarkStart w:id="117" w:name="_Toc93067104"/>
      <w:bookmarkEnd w:id="117"/>
      <w:bookmarkStart w:id="118" w:name="_Toc93068861"/>
      <w:bookmarkEnd w:id="118"/>
      <w:bookmarkStart w:id="119" w:name="_Toc71896431"/>
      <w:bookmarkEnd w:id="119"/>
      <w:bookmarkStart w:id="120" w:name="_Toc72912689"/>
      <w:bookmarkEnd w:id="120"/>
      <w:bookmarkStart w:id="121" w:name="_Toc93299804"/>
      <w:bookmarkEnd w:id="121"/>
      <w:bookmarkStart w:id="122" w:name="_Toc72173855"/>
      <w:bookmarkEnd w:id="122"/>
      <w:bookmarkStart w:id="123" w:name="_Toc93581526"/>
      <w:bookmarkEnd w:id="123"/>
      <w:bookmarkStart w:id="124" w:name="_Toc93302179"/>
      <w:bookmarkEnd w:id="124"/>
      <w:bookmarkStart w:id="125" w:name="_Toc72912342"/>
      <w:bookmarkEnd w:id="125"/>
      <w:bookmarkStart w:id="126" w:name="_Toc93302180"/>
      <w:bookmarkEnd w:id="126"/>
      <w:bookmarkStart w:id="127" w:name="_Toc93067177"/>
      <w:bookmarkEnd w:id="127"/>
      <w:bookmarkStart w:id="128" w:name="_Toc72183428"/>
      <w:bookmarkEnd w:id="128"/>
      <w:bookmarkStart w:id="129" w:name="_Toc92994155"/>
      <w:bookmarkEnd w:id="129"/>
      <w:bookmarkStart w:id="130" w:name="_Toc93067105"/>
      <w:bookmarkEnd w:id="130"/>
      <w:bookmarkStart w:id="131" w:name="_Toc93068786"/>
      <w:bookmarkEnd w:id="131"/>
      <w:bookmarkStart w:id="132" w:name="_Toc72183384"/>
      <w:bookmarkEnd w:id="132"/>
      <w:bookmarkStart w:id="133" w:name="_Toc93067178"/>
      <w:bookmarkEnd w:id="133"/>
      <w:bookmarkStart w:id="134" w:name="_Toc71896476"/>
      <w:bookmarkEnd w:id="134"/>
      <w:bookmarkStart w:id="135" w:name="_Toc92994079"/>
      <w:bookmarkEnd w:id="135"/>
      <w:bookmarkStart w:id="136" w:name="_Toc72175327"/>
      <w:bookmarkEnd w:id="136"/>
      <w:bookmarkStart w:id="137" w:name="_Toc71896429"/>
      <w:bookmarkEnd w:id="137"/>
      <w:bookmarkStart w:id="138" w:name="_Toc93302942"/>
      <w:bookmarkEnd w:id="138"/>
      <w:bookmarkStart w:id="139" w:name="_Toc72175328"/>
      <w:bookmarkEnd w:id="139"/>
      <w:bookmarkStart w:id="140" w:name="_Toc72183430"/>
      <w:bookmarkEnd w:id="140"/>
      <w:bookmarkStart w:id="141" w:name="_Toc72182920"/>
      <w:bookmarkEnd w:id="141"/>
      <w:bookmarkStart w:id="142" w:name="_Toc93300280"/>
      <w:bookmarkEnd w:id="142"/>
      <w:bookmarkStart w:id="143" w:name="_Toc93067276"/>
      <w:bookmarkEnd w:id="143"/>
      <w:bookmarkStart w:id="144" w:name="_Toc93067103"/>
      <w:bookmarkEnd w:id="144"/>
      <w:bookmarkStart w:id="145" w:name="_Toc93068787"/>
      <w:bookmarkEnd w:id="145"/>
      <w:bookmarkStart w:id="146" w:name="_Toc72183341"/>
      <w:bookmarkEnd w:id="146"/>
      <w:bookmarkStart w:id="147" w:name="_Toc72912341"/>
      <w:bookmarkEnd w:id="147"/>
      <w:bookmarkStart w:id="148" w:name="_Toc93068860"/>
      <w:bookmarkEnd w:id="148"/>
      <w:bookmarkStart w:id="149" w:name="_Toc72173856"/>
      <w:bookmarkEnd w:id="149"/>
      <w:bookmarkStart w:id="150" w:name="_Toc72183339"/>
      <w:bookmarkEnd w:id="150"/>
      <w:bookmarkStart w:id="151" w:name="_Toc93068640"/>
      <w:bookmarkEnd w:id="151"/>
      <w:bookmarkStart w:id="152" w:name="_Toc71896430"/>
      <w:bookmarkEnd w:id="152"/>
      <w:bookmarkStart w:id="153" w:name="_Toc72183385"/>
      <w:bookmarkEnd w:id="153"/>
      <w:bookmarkStart w:id="154" w:name="_Toc72183386"/>
      <w:bookmarkEnd w:id="154"/>
      <w:bookmarkStart w:id="155" w:name="_Toc92994081"/>
      <w:bookmarkEnd w:id="155"/>
      <w:bookmarkStart w:id="156" w:name="_Toc72183340"/>
      <w:bookmarkEnd w:id="156"/>
      <w:bookmarkStart w:id="157" w:name="_Toc93068639"/>
      <w:bookmarkEnd w:id="157"/>
      <w:bookmarkStart w:id="158" w:name="_Toc93068936"/>
      <w:bookmarkEnd w:id="158"/>
      <w:bookmarkStart w:id="159" w:name="_Toc72183429"/>
      <w:bookmarkEnd w:id="159"/>
      <w:bookmarkStart w:id="160" w:name="_Toc93068859"/>
      <w:bookmarkEnd w:id="160"/>
      <w:bookmarkStart w:id="161" w:name="_Toc93300279"/>
      <w:bookmarkEnd w:id="161"/>
      <w:bookmarkStart w:id="162" w:name="_Toc93302944"/>
      <w:bookmarkEnd w:id="162"/>
      <w:bookmarkStart w:id="163" w:name="_Toc93068641"/>
      <w:bookmarkEnd w:id="163"/>
      <w:bookmarkStart w:id="164" w:name="_Toc93067176"/>
      <w:bookmarkEnd w:id="164"/>
      <w:bookmarkStart w:id="165" w:name="_Toc72175326"/>
      <w:bookmarkEnd w:id="165"/>
      <w:bookmarkStart w:id="166" w:name="_Toc93068934"/>
      <w:bookmarkEnd w:id="166"/>
      <w:bookmarkStart w:id="167" w:name="_Toc93299803"/>
      <w:bookmarkEnd w:id="167"/>
      <w:bookmarkStart w:id="168" w:name="_Toc93068935"/>
      <w:bookmarkEnd w:id="168"/>
      <w:bookmarkStart w:id="169" w:name="_Toc93300281"/>
      <w:bookmarkEnd w:id="169"/>
      <w:bookmarkStart w:id="170" w:name="_Toc72173900"/>
      <w:bookmarkEnd w:id="170"/>
      <w:bookmarkStart w:id="171" w:name="_Toc72912690"/>
      <w:bookmarkEnd w:id="171"/>
      <w:bookmarkStart w:id="172" w:name="_Toc93068785"/>
      <w:bookmarkEnd w:id="172"/>
      <w:bookmarkStart w:id="173" w:name="_Toc93067277"/>
      <w:bookmarkEnd w:id="173"/>
      <w:bookmarkStart w:id="174" w:name="_Toc71896477"/>
      <w:bookmarkEnd w:id="174"/>
      <w:bookmarkStart w:id="175" w:name="_Toc72173898"/>
      <w:bookmarkEnd w:id="175"/>
    </w:p>
    <w:p>
      <w:pPr>
        <w:pStyle w:val="5"/>
        <w:numPr>
          <w:ilvl w:val="0"/>
          <w:numId w:val="17"/>
        </w:numPr>
        <w:pBdr>
          <w:top w:val="single" w:color="auto" w:sz="48" w:space="4"/>
        </w:pBdr>
        <w:rPr>
          <w:rFonts w:ascii="微软雅黑" w:hAnsi="微软雅黑" w:eastAsia="微软雅黑" w:cs="微软雅黑"/>
          <w:sz w:val="24"/>
          <w:szCs w:val="24"/>
        </w:rPr>
      </w:pPr>
      <w:bookmarkStart w:id="176" w:name="_Toc74219407"/>
      <w:r>
        <w:rPr>
          <w:rFonts w:hint="eastAsia" w:ascii="微软雅黑" w:hAnsi="微软雅黑" w:eastAsia="微软雅黑" w:cs="微软雅黑"/>
          <w:sz w:val="24"/>
          <w:szCs w:val="24"/>
        </w:rPr>
        <w:t xml:space="preserve"> </w:t>
      </w:r>
      <w:bookmarkStart w:id="177" w:name="_Toc124153938"/>
      <w:r>
        <w:rPr>
          <w:rFonts w:hint="eastAsia" w:ascii="微软雅黑" w:hAnsi="微软雅黑" w:eastAsia="微软雅黑" w:cs="微软雅黑"/>
          <w:sz w:val="24"/>
          <w:szCs w:val="24"/>
        </w:rPr>
        <w:t>日常运维</w:t>
      </w:r>
      <w:bookmarkEnd w:id="176"/>
      <w:r>
        <w:rPr>
          <w:rFonts w:hint="eastAsia" w:ascii="微软雅黑" w:hAnsi="微软雅黑" w:eastAsia="微软雅黑" w:cs="微软雅黑"/>
          <w:sz w:val="24"/>
          <w:szCs w:val="24"/>
        </w:rPr>
        <w:t>服务</w:t>
      </w:r>
      <w:bookmarkEnd w:id="177"/>
    </w:p>
    <w:p>
      <w:pPr>
        <w:pStyle w:val="6"/>
        <w:numPr>
          <w:ilvl w:val="1"/>
          <w:numId w:val="17"/>
        </w:numPr>
        <w:rPr>
          <w:rFonts w:ascii="微软雅黑" w:hAnsi="微软雅黑" w:eastAsia="微软雅黑" w:cs="微软雅黑"/>
          <w:b w:val="0"/>
          <w:bCs/>
          <w:spacing w:val="24"/>
          <w:kern w:val="24"/>
          <w:sz w:val="21"/>
          <w:szCs w:val="21"/>
          <w:lang w:val="en-GB"/>
        </w:rPr>
      </w:pPr>
      <w:bookmarkStart w:id="178" w:name="_Toc74219408"/>
      <w:bookmarkStart w:id="179" w:name="_Toc124153939"/>
      <w:r>
        <w:rPr>
          <w:rFonts w:hint="eastAsia" w:ascii="微软雅黑" w:hAnsi="微软雅黑" w:eastAsia="微软雅黑" w:cs="微软雅黑"/>
          <w:b w:val="0"/>
          <w:bCs/>
          <w:spacing w:val="24"/>
          <w:kern w:val="24"/>
          <w:sz w:val="21"/>
          <w:szCs w:val="21"/>
          <w:lang w:val="en-GB"/>
        </w:rPr>
        <w:t>质量保证</w:t>
      </w:r>
      <w:bookmarkEnd w:id="178"/>
      <w:bookmarkEnd w:id="179"/>
    </w:p>
    <w:p>
      <w:pPr>
        <w:pStyle w:val="187"/>
        <w:spacing w:line="360" w:lineRule="auto"/>
        <w:ind w:firstLine="525" w:firstLineChars="250"/>
        <w:rPr>
          <w:rFonts w:ascii="微软雅黑" w:hAnsi="微软雅黑" w:eastAsia="微软雅黑" w:cs="微软雅黑"/>
          <w:szCs w:val="21"/>
        </w:rPr>
      </w:pPr>
      <w:r>
        <w:rPr>
          <w:rFonts w:hint="eastAsia" w:ascii="微软雅黑" w:hAnsi="微软雅黑" w:eastAsia="微软雅黑" w:cs="微软雅黑"/>
          <w:szCs w:val="21"/>
        </w:rPr>
        <w:t>在主合同约定的服务期内，乙方将为其所提交的系统提供持续的系统日常运维服务。主要包括项目完成时交付的系统应用中产生的程序错误的修订，以及标准产品功能的每年度1次迭代升级服务。但不包括在交付件所定义的需求之外任何功能的修改和加强。</w:t>
      </w:r>
    </w:p>
    <w:p>
      <w:pPr>
        <w:pStyle w:val="187"/>
        <w:spacing w:line="360" w:lineRule="auto"/>
        <w:ind w:firstLine="525" w:firstLineChars="250"/>
        <w:rPr>
          <w:rFonts w:ascii="微软雅黑" w:hAnsi="微软雅黑" w:eastAsia="微软雅黑" w:cs="微软雅黑"/>
          <w:szCs w:val="21"/>
        </w:rPr>
      </w:pPr>
      <w:r>
        <w:rPr>
          <w:rFonts w:hint="eastAsia" w:ascii="微软雅黑" w:hAnsi="微软雅黑" w:eastAsia="微软雅黑" w:cs="微软雅黑"/>
          <w:szCs w:val="21"/>
        </w:rPr>
        <w:t>如遇特殊情况，在服务期内甲方需要修改应用系统（非系统本身故障），甲方将书面通知乙方，并按照《项目变更控制程序》规定处理，此修改部分原则上不属于服务的范围。</w:t>
      </w:r>
    </w:p>
    <w:p>
      <w:pPr>
        <w:pStyle w:val="187"/>
        <w:spacing w:line="360" w:lineRule="auto"/>
        <w:ind w:firstLine="525" w:firstLineChars="250"/>
        <w:rPr>
          <w:rFonts w:ascii="微软雅黑" w:hAnsi="微软雅黑" w:eastAsia="微软雅黑" w:cs="微软雅黑"/>
          <w:szCs w:val="21"/>
        </w:rPr>
      </w:pPr>
      <w:r>
        <w:rPr>
          <w:rFonts w:hint="eastAsia" w:ascii="微软雅黑" w:hAnsi="微软雅黑" w:eastAsia="微软雅黑" w:cs="微软雅黑"/>
          <w:szCs w:val="21"/>
        </w:rPr>
        <w:t>系统维护服务期内，对于由于系统开发疏失所引起之系统障碍、在没改变硬件环境或网络设备的情况下所采取的修改及调整作业(performance turning)、因乙方提供的系统不能正常运行等情况下，乙方不得向用户或甲方收取服务费用。</w:t>
      </w:r>
    </w:p>
    <w:p>
      <w:pPr>
        <w:pStyle w:val="187"/>
        <w:spacing w:line="360" w:lineRule="auto"/>
        <w:ind w:firstLine="525" w:firstLineChars="250"/>
        <w:rPr>
          <w:rFonts w:ascii="微软雅黑" w:hAnsi="微软雅黑" w:eastAsia="微软雅黑" w:cs="微软雅黑"/>
          <w:szCs w:val="21"/>
        </w:rPr>
      </w:pPr>
      <w:r>
        <w:rPr>
          <w:rFonts w:hint="eastAsia" w:ascii="微软雅黑" w:hAnsi="微软雅黑" w:eastAsia="微软雅黑" w:cs="微软雅黑"/>
          <w:szCs w:val="21"/>
        </w:rPr>
        <w:t>运维服务的工作时间、问题等级、响应时效见主合同第8条 运维服务。</w:t>
      </w:r>
    </w:p>
    <w:p>
      <w:pPr>
        <w:pStyle w:val="187"/>
        <w:spacing w:line="360" w:lineRule="auto"/>
        <w:ind w:firstLine="0" w:firstLineChars="0"/>
        <w:rPr>
          <w:rFonts w:ascii="微软雅黑" w:hAnsi="微软雅黑" w:eastAsia="微软雅黑" w:cs="微软雅黑"/>
          <w:b/>
          <w:szCs w:val="21"/>
        </w:rPr>
      </w:pPr>
      <w:r>
        <w:rPr>
          <w:rFonts w:hint="eastAsia" w:ascii="微软雅黑" w:hAnsi="微软雅黑" w:eastAsia="微软雅黑" w:cs="微软雅黑"/>
          <w:b/>
          <w:szCs w:val="21"/>
        </w:rPr>
        <w:t>乙方将通过以下方式提供服务：</w:t>
      </w:r>
    </w:p>
    <w:p>
      <w:pPr>
        <w:pStyle w:val="187"/>
        <w:numPr>
          <w:ilvl w:val="0"/>
          <w:numId w:val="33"/>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电话答疑；</w:t>
      </w:r>
    </w:p>
    <w:tbl>
      <w:tblPr>
        <w:tblStyle w:val="53"/>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5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pPr>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服务热线</w:t>
            </w:r>
          </w:p>
        </w:tc>
        <w:tc>
          <w:tcPr>
            <w:tcW w:w="5700" w:type="dxa"/>
          </w:tcPr>
          <w:p>
            <w:pPr>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400-812-5512</w:t>
            </w:r>
          </w:p>
          <w:p>
            <w:pPr>
              <w:spacing w:line="360" w:lineRule="auto"/>
              <w:rPr>
                <w:rFonts w:ascii="微软雅黑" w:hAnsi="微软雅黑" w:eastAsia="微软雅黑" w:cs="微软雅黑"/>
                <w:sz w:val="21"/>
                <w:szCs w:val="21"/>
              </w:rPr>
            </w:pPr>
            <w:r>
              <w:rPr>
                <w:rFonts w:hint="eastAsia" w:ascii="微软雅黑" w:hAnsi="微软雅黑" w:eastAsia="微软雅黑" w:cs="微软雅黑"/>
                <w:sz w:val="21"/>
                <w:szCs w:val="21"/>
              </w:rPr>
              <w:t>邮箱：</w:t>
            </w:r>
            <w:r>
              <w:fldChar w:fldCharType="begin"/>
            </w:r>
            <w:r>
              <w:instrText xml:space="preserve"> HYPERLINK "mailto:support@qt-asia.com" </w:instrText>
            </w:r>
            <w:r>
              <w:fldChar w:fldCharType="separate"/>
            </w:r>
            <w:r>
              <w:rPr>
                <w:rStyle w:val="59"/>
                <w:rFonts w:hint="eastAsia" w:ascii="微软雅黑" w:hAnsi="微软雅黑" w:eastAsia="微软雅黑" w:cs="微软雅黑"/>
                <w:sz w:val="21"/>
                <w:szCs w:val="21"/>
              </w:rPr>
              <w:t>support@qt-asia.com</w:t>
            </w:r>
            <w:r>
              <w:rPr>
                <w:rStyle w:val="59"/>
                <w:rFonts w:hint="eastAsia" w:ascii="微软雅黑" w:hAnsi="微软雅黑" w:eastAsia="微软雅黑" w:cs="微软雅黑"/>
                <w:sz w:val="21"/>
                <w:szCs w:val="21"/>
              </w:rPr>
              <w:fldChar w:fldCharType="end"/>
            </w:r>
          </w:p>
        </w:tc>
      </w:tr>
    </w:tbl>
    <w:p>
      <w:pPr>
        <w:pStyle w:val="187"/>
        <w:spacing w:line="360" w:lineRule="auto"/>
        <w:ind w:left="840" w:firstLine="0" w:firstLineChars="0"/>
        <w:rPr>
          <w:rFonts w:ascii="微软雅黑" w:hAnsi="微软雅黑" w:eastAsia="微软雅黑" w:cs="微软雅黑"/>
          <w:szCs w:val="21"/>
        </w:rPr>
      </w:pPr>
    </w:p>
    <w:p>
      <w:pPr>
        <w:pStyle w:val="187"/>
        <w:numPr>
          <w:ilvl w:val="0"/>
          <w:numId w:val="33"/>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通过E-mail 或即时通讯工具进行技术支持；</w:t>
      </w:r>
    </w:p>
    <w:p>
      <w:pPr>
        <w:pStyle w:val="187"/>
        <w:numPr>
          <w:ilvl w:val="0"/>
          <w:numId w:val="33"/>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远程拨入（dial-in）诊断服务；</w:t>
      </w:r>
    </w:p>
    <w:p>
      <w:pPr>
        <w:pStyle w:val="187"/>
        <w:numPr>
          <w:ilvl w:val="0"/>
          <w:numId w:val="33"/>
        </w:numPr>
        <w:spacing w:line="360" w:lineRule="auto"/>
        <w:ind w:firstLineChars="0"/>
        <w:rPr>
          <w:rFonts w:ascii="微软雅黑" w:hAnsi="微软雅黑" w:eastAsia="微软雅黑" w:cs="微软雅黑"/>
          <w:szCs w:val="21"/>
        </w:rPr>
      </w:pPr>
      <w:r>
        <w:rPr>
          <w:rFonts w:hint="eastAsia" w:ascii="微软雅黑" w:hAnsi="微软雅黑" w:eastAsia="微软雅黑" w:cs="微软雅黑"/>
          <w:szCs w:val="21"/>
        </w:rPr>
        <w:t>如远程技术支持无法解决现状问题的，乙方提供现场服务支持。</w:t>
      </w:r>
    </w:p>
    <w:p>
      <w:pPr>
        <w:pStyle w:val="187"/>
        <w:spacing w:line="360" w:lineRule="auto"/>
        <w:rPr>
          <w:rFonts w:ascii="微软雅黑" w:hAnsi="微软雅黑" w:eastAsia="微软雅黑" w:cs="微软雅黑"/>
          <w:szCs w:val="21"/>
        </w:rPr>
      </w:pPr>
      <w:r>
        <w:rPr>
          <w:rFonts w:hint="eastAsia" w:ascii="微软雅黑" w:hAnsi="微软雅黑" w:eastAsia="微软雅黑" w:cs="微软雅黑"/>
          <w:szCs w:val="21"/>
        </w:rPr>
        <w:t>乙方项目经理应当在维护期结束时交付给甲方项目经理一份系统使用服务支持的备忘录〔记录服务时间和内容〕，甲方项目经理应于3个工作日内对该记录予以确认。</w:t>
      </w:r>
    </w:p>
    <w:p>
      <w:pPr>
        <w:pStyle w:val="6"/>
        <w:numPr>
          <w:ilvl w:val="1"/>
          <w:numId w:val="17"/>
        </w:numPr>
        <w:rPr>
          <w:rFonts w:ascii="微软雅黑" w:hAnsi="微软雅黑" w:eastAsia="微软雅黑" w:cs="微软雅黑"/>
          <w:b w:val="0"/>
          <w:bCs/>
          <w:spacing w:val="24"/>
          <w:kern w:val="24"/>
          <w:sz w:val="21"/>
          <w:szCs w:val="21"/>
          <w:lang w:val="en-GB"/>
        </w:rPr>
      </w:pPr>
      <w:bookmarkStart w:id="180" w:name="_Toc185423981"/>
      <w:bookmarkEnd w:id="180"/>
      <w:bookmarkStart w:id="181" w:name="_Toc185665740"/>
      <w:bookmarkEnd w:id="181"/>
      <w:bookmarkStart w:id="182" w:name="_Toc185423980"/>
      <w:bookmarkEnd w:id="182"/>
      <w:bookmarkStart w:id="183" w:name="_Toc221517308"/>
      <w:bookmarkEnd w:id="183"/>
      <w:bookmarkStart w:id="184" w:name="_Toc185736521"/>
      <w:bookmarkEnd w:id="184"/>
      <w:bookmarkStart w:id="185" w:name="_Toc221517307"/>
      <w:bookmarkEnd w:id="185"/>
      <w:bookmarkStart w:id="186" w:name="_Toc185736522"/>
      <w:bookmarkEnd w:id="186"/>
      <w:bookmarkStart w:id="187" w:name="_Toc185665739"/>
      <w:bookmarkEnd w:id="187"/>
      <w:bookmarkStart w:id="188" w:name="_Toc523411464"/>
      <w:bookmarkStart w:id="189" w:name="_Toc332743385"/>
      <w:bookmarkStart w:id="190" w:name="_Toc74219409"/>
      <w:bookmarkStart w:id="191" w:name="_Toc124153940"/>
      <w:r>
        <w:rPr>
          <w:rFonts w:hint="eastAsia" w:ascii="微软雅黑" w:hAnsi="微软雅黑" w:eastAsia="微软雅黑" w:cs="微软雅黑"/>
          <w:b w:val="0"/>
          <w:bCs/>
          <w:spacing w:val="24"/>
          <w:kern w:val="24"/>
          <w:sz w:val="21"/>
          <w:szCs w:val="21"/>
          <w:lang w:val="en-GB"/>
        </w:rPr>
        <w:t>服务申请程序</w:t>
      </w:r>
      <w:bookmarkEnd w:id="188"/>
      <w:bookmarkEnd w:id="189"/>
      <w:bookmarkEnd w:id="190"/>
      <w:bookmarkEnd w:id="191"/>
      <w:r>
        <w:rPr>
          <w:rFonts w:hint="eastAsia" w:ascii="微软雅黑" w:hAnsi="微软雅黑" w:eastAsia="微软雅黑" w:cs="微软雅黑"/>
          <w:b w:val="0"/>
          <w:bCs/>
          <w:spacing w:val="24"/>
          <w:kern w:val="24"/>
          <w:sz w:val="21"/>
          <w:szCs w:val="21"/>
          <w:lang w:val="en-GB"/>
        </w:rPr>
        <w:t xml:space="preserve"> </w:t>
      </w:r>
    </w:p>
    <w:p>
      <w:pPr>
        <w:pStyle w:val="187"/>
        <w:spacing w:line="360" w:lineRule="auto"/>
        <w:rPr>
          <w:rFonts w:ascii="微软雅黑" w:hAnsi="微软雅黑" w:eastAsia="微软雅黑" w:cs="微软雅黑"/>
          <w:szCs w:val="21"/>
        </w:rPr>
      </w:pPr>
      <w:r>
        <w:rPr>
          <w:rFonts w:hint="eastAsia" w:ascii="微软雅黑" w:hAnsi="微软雅黑" w:eastAsia="微软雅黑" w:cs="微软雅黑"/>
          <w:szCs w:val="21"/>
        </w:rPr>
        <w:t>为能提供最佳效率的服务于甲方，乙方提供下列服务申请程序供双方遵循办理。</w:t>
      </w:r>
    </w:p>
    <w:p>
      <w:pPr>
        <w:pStyle w:val="187"/>
        <w:spacing w:line="360" w:lineRule="auto"/>
        <w:rPr>
          <w:rFonts w:ascii="微软雅黑" w:hAnsi="微软雅黑" w:eastAsia="微软雅黑" w:cs="微软雅黑"/>
          <w:szCs w:val="21"/>
        </w:rPr>
      </w:pPr>
      <w:r>
        <w:rPr>
          <w:rFonts w:hint="eastAsia" w:ascii="微软雅黑" w:hAnsi="微软雅黑" w:eastAsia="微软雅黑" w:cs="微软雅黑"/>
          <w:szCs w:val="21"/>
        </w:rPr>
        <w:t>统一由甲方项目负责人填写《系统服务记录单》，仅针对问题(BUG)，连同说明附件(若有此必要)，通过服务热线、E-mail、系统内即时通讯工具等方式向乙方正式提出服务申请。</w:t>
      </w:r>
    </w:p>
    <w:p>
      <w:pPr>
        <w:pStyle w:val="187"/>
        <w:spacing w:line="360" w:lineRule="auto"/>
        <w:rPr>
          <w:rFonts w:ascii="微软雅黑" w:hAnsi="微软雅黑" w:eastAsia="微软雅黑" w:cs="微软雅黑"/>
          <w:szCs w:val="21"/>
        </w:rPr>
      </w:pPr>
      <w:r>
        <w:rPr>
          <w:rFonts w:hint="eastAsia" w:ascii="微软雅黑" w:hAnsi="微软雅黑" w:eastAsia="微软雅黑" w:cs="微软雅黑"/>
          <w:szCs w:val="21"/>
        </w:rPr>
        <w:t>乙方负责联络及协调乙方专家为甲方提供服务。</w:t>
      </w:r>
    </w:p>
    <w:p>
      <w:pPr>
        <w:pStyle w:val="187"/>
        <w:spacing w:line="360" w:lineRule="auto"/>
        <w:rPr>
          <w:rFonts w:ascii="微软雅黑" w:hAnsi="微软雅黑" w:eastAsia="微软雅黑" w:cs="微软雅黑"/>
          <w:szCs w:val="21"/>
        </w:rPr>
      </w:pPr>
      <w:r>
        <w:rPr>
          <w:rFonts w:hint="eastAsia" w:ascii="微软雅黑" w:hAnsi="微软雅黑" w:eastAsia="微软雅黑" w:cs="微软雅黑"/>
          <w:szCs w:val="21"/>
        </w:rPr>
        <w:t>倘若在解决问题的过程中，需要软、硬件厂家的参与，甲方须负责协调及安排各项事宜，以使问题及时解决。</w:t>
      </w:r>
    </w:p>
    <w:p>
      <w:pPr>
        <w:pStyle w:val="187"/>
        <w:spacing w:line="360" w:lineRule="auto"/>
        <w:rPr>
          <w:rFonts w:ascii="微软雅黑" w:hAnsi="微软雅黑" w:eastAsia="微软雅黑" w:cs="微软雅黑"/>
          <w:szCs w:val="21"/>
        </w:rPr>
      </w:pPr>
      <w:r>
        <w:rPr>
          <w:rFonts w:hint="eastAsia" w:ascii="微软雅黑" w:hAnsi="微软雅黑" w:eastAsia="微软雅黑" w:cs="微软雅黑"/>
          <w:szCs w:val="21"/>
        </w:rPr>
        <w:t>乙方为甲方提供服务，服务完毕，填写维护结果，由甲方项目负责人检查维护结果并签名确认。</w:t>
      </w:r>
    </w:p>
    <w:p>
      <w:pPr>
        <w:pStyle w:val="187"/>
        <w:spacing w:line="360" w:lineRule="auto"/>
        <w:rPr>
          <w:rFonts w:ascii="微软雅黑" w:hAnsi="微软雅黑" w:eastAsia="微软雅黑" w:cs="微软雅黑"/>
          <w:szCs w:val="21"/>
        </w:rPr>
      </w:pPr>
      <w:r>
        <w:rPr>
          <w:rFonts w:hint="eastAsia" w:ascii="微软雅黑" w:hAnsi="微软雅黑" w:eastAsia="微软雅黑" w:cs="微软雅黑"/>
          <w:szCs w:val="21"/>
        </w:rPr>
        <w:t>本维护文件经甲方确认后，视为该项维修服务作业完毕，将另行复印相关文件由双方各执一份存查(正本由甲乙双方各保留一份)。</w:t>
      </w:r>
    </w:p>
    <w:p>
      <w:pPr>
        <w:pStyle w:val="6"/>
        <w:numPr>
          <w:ilvl w:val="1"/>
          <w:numId w:val="17"/>
        </w:numPr>
        <w:rPr>
          <w:rFonts w:ascii="微软雅黑" w:hAnsi="微软雅黑" w:eastAsia="微软雅黑" w:cs="微软雅黑"/>
          <w:b w:val="0"/>
          <w:bCs/>
          <w:spacing w:val="24"/>
          <w:kern w:val="24"/>
          <w:sz w:val="21"/>
          <w:szCs w:val="21"/>
          <w:lang w:val="en-GB"/>
        </w:rPr>
      </w:pPr>
      <w:bookmarkStart w:id="192" w:name="_Toc74219414"/>
      <w:bookmarkStart w:id="193" w:name="_Toc332743391"/>
      <w:bookmarkStart w:id="194" w:name="_Toc124153941"/>
      <w:bookmarkStart w:id="195" w:name="_Toc523411470"/>
      <w:r>
        <w:rPr>
          <w:rFonts w:hint="eastAsia" w:ascii="微软雅黑" w:hAnsi="微软雅黑" w:eastAsia="微软雅黑" w:cs="微软雅黑"/>
          <w:b w:val="0"/>
          <w:bCs/>
          <w:spacing w:val="24"/>
          <w:kern w:val="24"/>
          <w:sz w:val="21"/>
          <w:szCs w:val="21"/>
          <w:lang w:val="en-GB"/>
        </w:rPr>
        <w:t>系统服务记录单</w:t>
      </w:r>
      <w:bookmarkEnd w:id="192"/>
      <w:bookmarkEnd w:id="193"/>
      <w:bookmarkEnd w:id="194"/>
      <w:bookmarkEnd w:id="195"/>
    </w:p>
    <w:p>
      <w:pPr>
        <w:pStyle w:val="187"/>
        <w:spacing w:line="360" w:lineRule="auto"/>
        <w:ind w:firstLine="0" w:firstLineChars="0"/>
        <w:rPr>
          <w:rFonts w:ascii="微软雅黑" w:hAnsi="微软雅黑" w:eastAsia="微软雅黑" w:cs="微软雅黑"/>
          <w:b/>
          <w:szCs w:val="21"/>
        </w:rPr>
      </w:pPr>
      <w:r>
        <w:rPr>
          <w:rFonts w:hint="eastAsia" w:ascii="微软雅黑" w:hAnsi="微软雅黑" w:eastAsia="微软雅黑" w:cs="微软雅黑"/>
          <w:b/>
          <w:szCs w:val="21"/>
        </w:rPr>
        <w:t>系统服务记录单</w:t>
      </w:r>
    </w:p>
    <w:tbl>
      <w:tblPr>
        <w:tblStyle w:val="52"/>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55"/>
        <w:gridCol w:w="805"/>
        <w:gridCol w:w="4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4760" w:type="dxa"/>
            <w:gridSpan w:val="2"/>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 xml:space="preserve">系统代号(SYSTEM ID): </w:t>
            </w:r>
          </w:p>
        </w:tc>
        <w:tc>
          <w:tcPr>
            <w:tcW w:w="4312" w:type="dxa"/>
          </w:tcPr>
          <w:p>
            <w:pPr>
              <w:spacing w:before="120" w:line="360" w:lineRule="auto"/>
              <w:rPr>
                <w:rFonts w:ascii="微软雅黑" w:hAnsi="微软雅黑" w:eastAsia="微软雅黑" w:cs="微软雅黑"/>
                <w:color w:val="0000FF"/>
                <w:szCs w:val="21"/>
              </w:rPr>
            </w:pPr>
            <w:r>
              <w:rPr>
                <w:rFonts w:hint="eastAsia" w:ascii="微软雅黑" w:hAnsi="微软雅黑" w:eastAsia="微软雅黑" w:cs="微软雅黑"/>
                <w:b/>
                <w:szCs w:val="21"/>
              </w:rPr>
              <w:t>日期(DATE):</w:t>
            </w:r>
            <w:r>
              <w:rPr>
                <w:rFonts w:hint="eastAsia" w:ascii="微软雅黑" w:hAnsi="微软雅黑" w:eastAsia="微软雅黑" w:cs="微软雅黑"/>
                <w:color w:val="0000FF"/>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trPr>
        <w:tc>
          <w:tcPr>
            <w:tcW w:w="4760" w:type="dxa"/>
            <w:gridSpan w:val="2"/>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 xml:space="preserve">系统名称(SYSTEM NAME): </w:t>
            </w:r>
          </w:p>
        </w:tc>
        <w:tc>
          <w:tcPr>
            <w:tcW w:w="4312" w:type="dxa"/>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版本(VERSION)：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9072" w:type="dxa"/>
            <w:gridSpan w:val="3"/>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系统模块(SYSTEM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trPr>
        <w:tc>
          <w:tcPr>
            <w:tcW w:w="9072" w:type="dxa"/>
            <w:gridSpan w:val="3"/>
          </w:tcPr>
          <w:p>
            <w:pPr>
              <w:spacing w:before="120" w:line="360" w:lineRule="auto"/>
              <w:rPr>
                <w:rFonts w:ascii="微软雅黑" w:hAnsi="微软雅黑" w:eastAsia="微软雅黑" w:cs="微软雅黑"/>
                <w:szCs w:val="21"/>
              </w:rPr>
            </w:pPr>
            <w:r>
              <w:rPr>
                <w:rFonts w:hint="eastAsia" w:ascii="微软雅黑" w:hAnsi="微软雅黑" w:eastAsia="微软雅黑" w:cs="微软雅黑"/>
                <w:b/>
                <w:szCs w:val="21"/>
              </w:rPr>
              <mc:AlternateContent>
                <mc:Choice Requires="wps">
                  <w:drawing>
                    <wp:anchor distT="0" distB="0" distL="114300" distR="114300" simplePos="0" relativeHeight="251663360" behindDoc="0" locked="0" layoutInCell="1" allowOverlap="1">
                      <wp:simplePos x="0" y="0"/>
                      <wp:positionH relativeFrom="column">
                        <wp:posOffset>2513965</wp:posOffset>
                      </wp:positionH>
                      <wp:positionV relativeFrom="paragraph">
                        <wp:posOffset>90170</wp:posOffset>
                      </wp:positionV>
                      <wp:extent cx="133985" cy="181610"/>
                      <wp:effectExtent l="0" t="0" r="18415" b="27940"/>
                      <wp:wrapNone/>
                      <wp:docPr id="16" name="矩形 16"/>
                      <wp:cNvGraphicFramePr/>
                      <a:graphic xmlns:a="http://schemas.openxmlformats.org/drawingml/2006/main">
                        <a:graphicData uri="http://schemas.microsoft.com/office/word/2010/wordprocessingShape">
                          <wps:wsp>
                            <wps:cNvSpPr>
                              <a:spLocks noChangeArrowheads="1"/>
                            </wps:cNvSpPr>
                            <wps:spPr bwMode="auto">
                              <a:xfrm>
                                <a:off x="0" y="0"/>
                                <a:ext cx="133985" cy="1816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97.95pt;margin-top:7.1pt;height:14.3pt;width:10.55pt;z-index:251663360;mso-width-relative:page;mso-height-relative:page;" fillcolor="#FFFFFF" filled="t" stroked="t" coordsize="21600,21600" o:gfxdata="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uc3UfYAAAACQEAAA8AAAAAAAAAAQAgAAAAIgAAAGRycy9kb3ducmV2&#10;LnhtbFBLAQIUABQAAAAIAIdO4kBv6F8TNQIAAHAEAAAOAAAAAAAAAAEAIAAAACcBAABkcnMvZTJv&#10;RG9jLnhtbFBLBQYAAAAABgAGAFkBAADOBQAAAAA=&#10;">
                      <v:fill on="t" focussize="0,0"/>
                      <v:stroke color="#000000" miterlimit="8" joinstyle="miter"/>
                      <v:imagedata o:title=""/>
                      <o:lock v:ext="edit" aspectratio="f"/>
                    </v:rect>
                  </w:pict>
                </mc:Fallback>
              </mc:AlternateContent>
            </w:r>
            <w:r>
              <w:rPr>
                <w:rFonts w:hint="eastAsia" w:ascii="微软雅黑" w:hAnsi="微软雅黑" w:eastAsia="微软雅黑" w:cs="微软雅黑"/>
                <w:b/>
                <w:szCs w:val="21"/>
              </w:rPr>
              <mc:AlternateContent>
                <mc:Choice Requires="wps">
                  <w:drawing>
                    <wp:anchor distT="0" distB="0" distL="114300" distR="114300" simplePos="0" relativeHeight="251661312" behindDoc="0" locked="0" layoutInCell="1" allowOverlap="1">
                      <wp:simplePos x="0" y="0"/>
                      <wp:positionH relativeFrom="column">
                        <wp:posOffset>3874135</wp:posOffset>
                      </wp:positionH>
                      <wp:positionV relativeFrom="paragraph">
                        <wp:posOffset>90170</wp:posOffset>
                      </wp:positionV>
                      <wp:extent cx="133985" cy="181610"/>
                      <wp:effectExtent l="0" t="0" r="18415" b="27940"/>
                      <wp:wrapNone/>
                      <wp:docPr id="14" name="矩形 14"/>
                      <wp:cNvGraphicFramePr/>
                      <a:graphic xmlns:a="http://schemas.openxmlformats.org/drawingml/2006/main">
                        <a:graphicData uri="http://schemas.microsoft.com/office/word/2010/wordprocessingShape">
                          <wps:wsp>
                            <wps:cNvSpPr>
                              <a:spLocks noChangeArrowheads="1"/>
                            </wps:cNvSpPr>
                            <wps:spPr bwMode="auto">
                              <a:xfrm>
                                <a:off x="0" y="0"/>
                                <a:ext cx="133985" cy="1816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05.05pt;margin-top:7.1pt;height:14.3pt;width:10.55pt;z-index:251661312;mso-width-relative:page;mso-height-relative:page;" fillcolor="#FFFFFF" filled="t" stroked="t" coordsize="21600,21600" o:gfxdata="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62aYtNcAAAAJAQAADwAAAAAAAAABACAAAAAiAAAAZHJzL2Rvd25yZXYu&#10;eG1sUEsBAhQAFAAAAAgAh07iQMfOKIs1AgAAcAQAAA4AAAAAAAAAAQAgAAAAJgEAAGRycy9lMm9E&#10;b2MueG1sUEsFBgAAAAAGAAYAWQEAAM0FAAAAAA==&#10;">
                      <v:fill on="t" focussize="0,0"/>
                      <v:stroke color="#000000" miterlimit="8" joinstyle="miter"/>
                      <v:imagedata o:title=""/>
                      <o:lock v:ext="edit" aspectratio="f"/>
                    </v:rect>
                  </w:pict>
                </mc:Fallback>
              </mc:AlternateContent>
            </w:r>
            <w:r>
              <w:rPr>
                <w:rFonts w:hint="eastAsia" w:ascii="微软雅黑" w:hAnsi="微软雅黑" w:eastAsia="微软雅黑" w:cs="微软雅黑"/>
                <w:b/>
                <w:szCs w:val="21"/>
              </w:rPr>
              <mc:AlternateContent>
                <mc:Choice Requires="wps">
                  <w:drawing>
                    <wp:anchor distT="0" distB="0" distL="114300" distR="114300" simplePos="0" relativeHeight="251662336" behindDoc="0" locked="0" layoutInCell="1" allowOverlap="1">
                      <wp:simplePos x="0" y="0"/>
                      <wp:positionH relativeFrom="column">
                        <wp:posOffset>3285490</wp:posOffset>
                      </wp:positionH>
                      <wp:positionV relativeFrom="paragraph">
                        <wp:posOffset>90170</wp:posOffset>
                      </wp:positionV>
                      <wp:extent cx="133985" cy="181610"/>
                      <wp:effectExtent l="0" t="0" r="18415" b="27940"/>
                      <wp:wrapNone/>
                      <wp:docPr id="15" name="矩形 15"/>
                      <wp:cNvGraphicFramePr/>
                      <a:graphic xmlns:a="http://schemas.openxmlformats.org/drawingml/2006/main">
                        <a:graphicData uri="http://schemas.microsoft.com/office/word/2010/wordprocessingShape">
                          <wps:wsp>
                            <wps:cNvSpPr>
                              <a:spLocks noChangeArrowheads="1"/>
                            </wps:cNvSpPr>
                            <wps:spPr bwMode="auto">
                              <a:xfrm>
                                <a:off x="0" y="0"/>
                                <a:ext cx="133985" cy="1816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58.7pt;margin-top:7.1pt;height:14.3pt;width:10.55pt;z-index:251662336;mso-width-relative:page;mso-height-relative:page;" fillcolor="#FFFFFF" filled="t" stroked="t" coordsize="21600,21600" o:gfxdata="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wH1y9gAAAAJAQAADwAAAAAAAAABACAAAAAiAAAAZHJzL2Rvd25yZXYu&#10;eG1sUEsBAhQAFAAAAAgAh07iQJNdE8c0AgAAcAQAAA4AAAAAAAAAAQAgAAAAJwEAAGRycy9lMm9E&#10;b2MueG1sUEsFBgAAAAAGAAYAWQEAAM0FAAAAAA==&#10;">
                      <v:fill on="t" focussize="0,0"/>
                      <v:stroke color="#000000" miterlimit="8" joinstyle="miter"/>
                      <v:imagedata o:title=""/>
                      <o:lock v:ext="edit" aspectratio="f"/>
                    </v:rect>
                  </w:pict>
                </mc:Fallback>
              </mc:AlternateContent>
            </w:r>
            <w:r>
              <w:rPr>
                <w:rFonts w:hint="eastAsia" w:ascii="微软雅黑" w:hAnsi="微软雅黑" w:eastAsia="微软雅黑" w:cs="微软雅黑"/>
                <w:b/>
                <w:szCs w:val="21"/>
              </w:rPr>
              <mc:AlternateContent>
                <mc:Choice Requires="wps">
                  <w:drawing>
                    <wp:anchor distT="0" distB="0" distL="114300" distR="114300" simplePos="0" relativeHeight="251660288" behindDoc="0" locked="0" layoutInCell="1" allowOverlap="1">
                      <wp:simplePos x="0" y="0"/>
                      <wp:positionH relativeFrom="column">
                        <wp:posOffset>1691640</wp:posOffset>
                      </wp:positionH>
                      <wp:positionV relativeFrom="paragraph">
                        <wp:posOffset>97790</wp:posOffset>
                      </wp:positionV>
                      <wp:extent cx="133985" cy="181610"/>
                      <wp:effectExtent l="0" t="0" r="18415" b="27940"/>
                      <wp:wrapNone/>
                      <wp:docPr id="13" name="矩形 13"/>
                      <wp:cNvGraphicFramePr/>
                      <a:graphic xmlns:a="http://schemas.openxmlformats.org/drawingml/2006/main">
                        <a:graphicData uri="http://schemas.microsoft.com/office/word/2010/wordprocessingShape">
                          <wps:wsp>
                            <wps:cNvSpPr>
                              <a:spLocks noChangeArrowheads="1"/>
                            </wps:cNvSpPr>
                            <wps:spPr bwMode="auto">
                              <a:xfrm>
                                <a:off x="0" y="0"/>
                                <a:ext cx="133985" cy="1816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33.2pt;margin-top:7.7pt;height:14.3pt;width:10.55pt;z-index:251660288;mso-width-relative:page;mso-height-relative:page;" fillcolor="#FFFFFF" filled="t" stroked="t" coordsize="21600,21600" o:gfxdata="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OnknrYAAAACQEAAA8AAAAAAAAAAQAgAAAAIgAAAGRycy9kb3ducmV2&#10;LnhtbFBLAQIUABQAAAAIAIdO4kAqMPu0NQIAAHAEAAAOAAAAAAAAAAEAIAAAACcBAABkcnMvZTJv&#10;RG9jLnhtbFBLBQYAAAAABgAGAFkBAADOBQAAAAA=&#10;">
                      <v:fill on="t" focussize="0,0"/>
                      <v:stroke color="#000000" miterlimit="8" joinstyle="miter"/>
                      <v:imagedata o:title=""/>
                      <o:lock v:ext="edit" aspectratio="f"/>
                    </v:rect>
                  </w:pict>
                </mc:Fallback>
              </mc:AlternateContent>
            </w:r>
            <w:r>
              <w:rPr>
                <w:rFonts w:hint="eastAsia" w:ascii="微软雅黑" w:hAnsi="微软雅黑" w:eastAsia="微软雅黑" w:cs="微软雅黑"/>
                <w:b/>
                <w:szCs w:val="21"/>
              </w:rPr>
              <mc:AlternateContent>
                <mc:Choice Requires="wps">
                  <w:drawing>
                    <wp:anchor distT="0" distB="0" distL="114300" distR="114300" simplePos="0" relativeHeight="251659264" behindDoc="0" locked="0" layoutInCell="1" allowOverlap="1">
                      <wp:simplePos x="0" y="0"/>
                      <wp:positionH relativeFrom="column">
                        <wp:posOffset>629920</wp:posOffset>
                      </wp:positionH>
                      <wp:positionV relativeFrom="paragraph">
                        <wp:posOffset>105410</wp:posOffset>
                      </wp:positionV>
                      <wp:extent cx="133985" cy="181610"/>
                      <wp:effectExtent l="0" t="0" r="18415" b="27940"/>
                      <wp:wrapNone/>
                      <wp:docPr id="12" name="矩形 12"/>
                      <wp:cNvGraphicFramePr/>
                      <a:graphic xmlns:a="http://schemas.openxmlformats.org/drawingml/2006/main">
                        <a:graphicData uri="http://schemas.microsoft.com/office/word/2010/wordprocessingShape">
                          <wps:wsp>
                            <wps:cNvSpPr>
                              <a:spLocks noChangeArrowheads="1"/>
                            </wps:cNvSpPr>
                            <wps:spPr bwMode="auto">
                              <a:xfrm>
                                <a:off x="0" y="0"/>
                                <a:ext cx="133985" cy="1816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9.6pt;margin-top:8.3pt;height:14.3pt;width:10.55pt;z-index:251659264;mso-width-relative:page;mso-height-relative:page;" fillcolor="#FFFFFF" filled="t" stroked="t" coordsize="21600,21600" o:gfxdata="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blL0B1gAAAAgBAAAPAAAAAAAAAAEAIAAAACIAAABkcnMvZG93bnJldi54&#10;bWxQSwECFAAUAAAACACHTuJAfqPA+DUCAABwBAAADgAAAAAAAAABACAAAAAlAQAAZHJzL2Uyb0Rv&#10;Yy54bWxQSwUGAAAAAAYABgBZAQAAzAUAAAAA&#10;">
                      <v:fill on="t" focussize="0,0"/>
                      <v:stroke color="#000000" miterlimit="8" joinstyle="miter"/>
                      <v:imagedata o:title=""/>
                      <o:lock v:ext="edit" aspectratio="f"/>
                    </v:rect>
                  </w:pict>
                </mc:Fallback>
              </mc:AlternateContent>
            </w:r>
            <w:r>
              <w:rPr>
                <w:rFonts w:hint="eastAsia" w:ascii="微软雅黑" w:hAnsi="微软雅黑" w:eastAsia="微软雅黑" w:cs="微软雅黑"/>
                <w:b/>
                <w:szCs w:val="21"/>
              </w:rPr>
              <w:t>服务分类：</w:t>
            </w:r>
            <w:r>
              <w:rPr>
                <w:rFonts w:hint="eastAsia" w:ascii="微软雅黑" w:hAnsi="微软雅黑" w:eastAsia="微软雅黑" w:cs="微软雅黑"/>
                <w:szCs w:val="21"/>
              </w:rPr>
              <w:t xml:space="preserve">    问题（BUG）        需求变更        新增需求       咨询         其它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trPr>
        <w:tc>
          <w:tcPr>
            <w:tcW w:w="9072" w:type="dxa"/>
            <w:gridSpan w:val="3"/>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服务内容：</w:t>
            </w:r>
            <w:r>
              <w:rPr>
                <w:rFonts w:hint="eastAsia" w:ascii="微软雅黑" w:hAnsi="微软雅黑" w:eastAsia="微软雅黑" w:cs="微软雅黑"/>
                <w:szCs w:val="21"/>
              </w:rPr>
              <w:t>（业务部门申请人填写：申请原因、需求描述）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3955" w:type="dxa"/>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申请部门/申请人/日期(REQ.BY/DATE)：</w:t>
            </w:r>
          </w:p>
        </w:tc>
        <w:tc>
          <w:tcPr>
            <w:tcW w:w="5117" w:type="dxa"/>
            <w:gridSpan w:val="2"/>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审查者/日期(APPROVED BY/DATE)：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955" w:type="dxa"/>
          </w:tcPr>
          <w:p>
            <w:pPr>
              <w:spacing w:before="120" w:line="360" w:lineRule="auto"/>
              <w:rPr>
                <w:rFonts w:ascii="微软雅黑" w:hAnsi="微软雅黑" w:eastAsia="微软雅黑" w:cs="微软雅黑"/>
                <w:szCs w:val="21"/>
              </w:rPr>
            </w:pPr>
          </w:p>
        </w:tc>
        <w:tc>
          <w:tcPr>
            <w:tcW w:w="5117" w:type="dxa"/>
            <w:gridSpan w:val="2"/>
          </w:tcPr>
          <w:p>
            <w:pPr>
              <w:spacing w:before="120" w:line="360" w:lineRule="auto"/>
              <w:rPr>
                <w:rFonts w:ascii="微软雅黑" w:hAnsi="微软雅黑" w:eastAsia="微软雅黑" w:cs="微软雅黑"/>
                <w:color w:val="0000FF"/>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 w:hRule="atLeast"/>
        </w:trPr>
        <w:tc>
          <w:tcPr>
            <w:tcW w:w="9072" w:type="dxa"/>
            <w:gridSpan w:val="3"/>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 xml:space="preserve">服务成本与时间预估(COST &amp; TIME ESTIMATE)：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 w:hRule="atLeast"/>
        </w:trPr>
        <w:tc>
          <w:tcPr>
            <w:tcW w:w="9072" w:type="dxa"/>
            <w:gridSpan w:val="3"/>
          </w:tcPr>
          <w:p>
            <w:pPr>
              <w:spacing w:before="120" w:line="360" w:lineRule="auto"/>
              <w:rPr>
                <w:rFonts w:ascii="微软雅黑" w:hAnsi="微软雅黑" w:eastAsia="微软雅黑" w:cs="微软雅黑"/>
                <w:szCs w:val="21"/>
              </w:rPr>
            </w:pPr>
            <w:r>
              <w:rPr>
                <w:rFonts w:hint="eastAsia" w:ascii="微软雅黑" w:hAnsi="微软雅黑" w:eastAsia="微软雅黑" w:cs="微软雅黑"/>
                <w:szCs w:val="21"/>
              </w:rPr>
              <w:t>初步预估</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人天  预计交付时间</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年</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月</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 w:hRule="atLeast"/>
        </w:trPr>
        <w:tc>
          <w:tcPr>
            <w:tcW w:w="9072" w:type="dxa"/>
            <w:gridSpan w:val="3"/>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 xml:space="preserve">服务成本与时间确定(COST &amp; TIME ESTIMATE)：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 w:hRule="atLeast"/>
        </w:trPr>
        <w:tc>
          <w:tcPr>
            <w:tcW w:w="9072" w:type="dxa"/>
            <w:gridSpan w:val="3"/>
          </w:tcPr>
          <w:p>
            <w:pPr>
              <w:spacing w:before="120" w:line="360" w:lineRule="auto"/>
              <w:rPr>
                <w:rFonts w:ascii="微软雅黑" w:hAnsi="微软雅黑" w:eastAsia="微软雅黑" w:cs="微软雅黑"/>
                <w:szCs w:val="21"/>
              </w:rPr>
            </w:pPr>
            <w:r>
              <w:rPr>
                <w:rFonts w:hint="eastAsia" w:ascii="微软雅黑" w:hAnsi="微软雅黑" w:eastAsia="微软雅黑" w:cs="微软雅黑"/>
                <w:szCs w:val="21"/>
              </w:rPr>
              <w:t>最终评定</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人天   最终交付时间</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年</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月</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trPr>
        <w:tc>
          <w:tcPr>
            <w:tcW w:w="3955" w:type="dxa"/>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维护人/日期(MAINT.BY/DATE：)</w:t>
            </w:r>
          </w:p>
        </w:tc>
        <w:tc>
          <w:tcPr>
            <w:tcW w:w="5117" w:type="dxa"/>
            <w:gridSpan w:val="2"/>
          </w:tcPr>
          <w:p>
            <w:pPr>
              <w:spacing w:before="120" w:line="360" w:lineRule="auto"/>
              <w:rPr>
                <w:rFonts w:ascii="微软雅黑" w:hAnsi="微软雅黑" w:eastAsia="微软雅黑" w:cs="微软雅黑"/>
                <w:b/>
                <w:szCs w:val="21"/>
              </w:rPr>
            </w:pPr>
            <w:r>
              <w:rPr>
                <w:rFonts w:hint="eastAsia" w:ascii="微软雅黑" w:hAnsi="微软雅黑" w:eastAsia="微软雅黑" w:cs="微软雅黑"/>
                <w:b/>
                <w:szCs w:val="21"/>
              </w:rPr>
              <w:t>检查者/日期(CHECKED BY/DATE)：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trPr>
        <w:tc>
          <w:tcPr>
            <w:tcW w:w="3955" w:type="dxa"/>
          </w:tcPr>
          <w:p>
            <w:pPr>
              <w:spacing w:before="120" w:line="360" w:lineRule="auto"/>
              <w:rPr>
                <w:rFonts w:ascii="微软雅黑" w:hAnsi="微软雅黑" w:eastAsia="微软雅黑" w:cs="微软雅黑"/>
                <w:szCs w:val="21"/>
              </w:rPr>
            </w:pPr>
          </w:p>
        </w:tc>
        <w:tc>
          <w:tcPr>
            <w:tcW w:w="5117" w:type="dxa"/>
            <w:gridSpan w:val="2"/>
          </w:tcPr>
          <w:p>
            <w:pPr>
              <w:spacing w:before="120" w:line="360" w:lineRule="auto"/>
              <w:rPr>
                <w:rFonts w:ascii="微软雅黑" w:hAnsi="微软雅黑" w:eastAsia="微软雅黑" w:cs="微软雅黑"/>
                <w:szCs w:val="21"/>
              </w:rPr>
            </w:pPr>
          </w:p>
        </w:tc>
      </w:tr>
    </w:tbl>
    <w:p>
      <w:pPr>
        <w:rPr>
          <w:rFonts w:ascii="微软雅黑" w:hAnsi="微软雅黑" w:eastAsia="微软雅黑" w:cs="微软雅黑"/>
          <w:color w:val="000000" w:themeColor="text1"/>
          <w:sz w:val="24"/>
          <w:szCs w:val="24"/>
          <w14:textFill>
            <w14:solidFill>
              <w14:schemeClr w14:val="tx1"/>
            </w14:solidFill>
          </w14:textFill>
        </w:rPr>
      </w:pPr>
      <w:r>
        <w:rPr>
          <w:rFonts w:hint="eastAsia" w:ascii="微软雅黑" w:hAnsi="微软雅黑" w:eastAsia="微软雅黑" w:cs="微软雅黑"/>
          <w:color w:val="000000" w:themeColor="text1"/>
          <w:sz w:val="24"/>
          <w:szCs w:val="24"/>
          <w14:textFill>
            <w14:solidFill>
              <w14:schemeClr w14:val="tx1"/>
            </w14:solidFill>
          </w14:textFill>
        </w:rPr>
        <w:br w:type="page"/>
      </w:r>
    </w:p>
    <w:p>
      <w:pPr>
        <w:rPr>
          <w:rFonts w:ascii="微软雅黑" w:hAnsi="微软雅黑" w:eastAsia="微软雅黑" w:cs="微软雅黑"/>
          <w:sz w:val="24"/>
          <w:szCs w:val="24"/>
        </w:rPr>
      </w:pPr>
    </w:p>
    <w:p>
      <w:pPr>
        <w:pStyle w:val="4"/>
        <w:spacing w:line="360" w:lineRule="auto"/>
        <w:ind w:left="0"/>
        <w:rPr>
          <w:rFonts w:ascii="微软雅黑" w:hAnsi="微软雅黑" w:eastAsia="微软雅黑" w:cs="微软雅黑"/>
          <w:color w:val="000000" w:themeColor="text1"/>
          <w:sz w:val="24"/>
          <w:szCs w:val="24"/>
          <w14:textFill>
            <w14:solidFill>
              <w14:schemeClr w14:val="tx1"/>
            </w14:solidFill>
          </w14:textFill>
        </w:rPr>
      </w:pPr>
    </w:p>
    <w:sectPr>
      <w:headerReference r:id="rId6" w:type="default"/>
      <w:footerReference r:id="rId7" w:type="default"/>
      <w:pgSz w:w="11907" w:h="16840"/>
      <w:pgMar w:top="907" w:right="720" w:bottom="1134" w:left="720" w:header="432" w:footer="432" w:gutter="36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知足者常乐 [2]" w:date="2023-01-13T13:43:00Z" w:initials="">
    <w:p w14:paraId="28185287">
      <w:pPr>
        <w:pStyle w:val="21"/>
      </w:pPr>
      <w:r>
        <w:rPr>
          <w:rFonts w:hint="eastAsia"/>
        </w:rPr>
        <w:t>都要有看板</w:t>
      </w:r>
    </w:p>
  </w:comment>
  <w:comment w:id="1" w:author="知足者常乐 [2]" w:date="2023-01-13T13:43:00Z" w:initials="">
    <w:p w14:paraId="291F6529">
      <w:pPr>
        <w:pStyle w:val="21"/>
      </w:pPr>
      <w:r>
        <w:rPr>
          <w:rFonts w:hint="eastAsia"/>
        </w:rPr>
        <w:t>都要有看板</w:t>
      </w:r>
    </w:p>
  </w:comment>
  <w:comment w:id="3" w:author="宇 刘" w:date="2023-01-16T15:52:00Z" w:initials="宇">
    <w:p w14:paraId="22C80E72">
      <w:pPr>
        <w:pStyle w:val="21"/>
        <w:rPr>
          <w:rFonts w:hint="eastAsia"/>
        </w:rPr>
      </w:pPr>
      <w:r>
        <w:rPr>
          <w:rFonts w:hint="eastAsia"/>
        </w:rPr>
        <w:t>此部分何总要求。</w:t>
      </w:r>
    </w:p>
  </w:comment>
  <w:comment w:id="2" w:author="知足者常乐" w:date="2023-01-12T10:57:00Z" w:initials="">
    <w:p w14:paraId="1C025105">
      <w:pPr>
        <w:pStyle w:val="21"/>
      </w:pPr>
      <w:r>
        <w:rPr>
          <w:rFonts w:hint="eastAsia"/>
        </w:rPr>
        <w:t>这个本来就是项目本身要干的事情，没有体现轻咨询的价值。</w:t>
      </w:r>
    </w:p>
  </w:comment>
  <w:comment w:id="4" w:author="知足者常乐" w:date="2023-01-12T11:42:00Z" w:initials="">
    <w:p w14:paraId="55E733A3">
      <w:pPr>
        <w:pStyle w:val="21"/>
      </w:pPr>
      <w:r>
        <w:rPr>
          <w:rFonts w:hint="eastAsia"/>
        </w:rPr>
        <w:t>写上具体人员的参与时间，明确好驻场人员，中途更换人员必须经过甲方审核。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8185287" w15:done="0"/>
  <w15:commentEx w15:paraId="291F6529" w15:done="0"/>
  <w15:commentEx w15:paraId="22C80E72" w15:done="0"/>
  <w15:commentEx w15:paraId="1C025105" w15:done="0"/>
  <w15:commentEx w15:paraId="55E733A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auto"/>
    <w:pitch w:val="default"/>
    <w:sig w:usb0="00000287" w:usb1="00000000" w:usb2="00000000" w:usb3="00000000" w:csb0="2000009F" w:csb1="DFD70000"/>
  </w:font>
  <w:font w:name="Times">
    <w:altName w:val="Times New Roman"/>
    <w:panose1 w:val="02000500000000000000"/>
    <w:charset w:val="00"/>
    <w:family w:val="auto"/>
    <w:pitch w:val="default"/>
    <w:sig w:usb0="00000000" w:usb1="00000000" w:usb2="00000000" w:usb3="00000000" w:csb0="00000001" w:csb1="00000000"/>
  </w:font>
  <w:font w:name="Arial Narrow">
    <w:panose1 w:val="020B0606020202030204"/>
    <w:charset w:val="00"/>
    <w:family w:val="auto"/>
    <w:pitch w:val="default"/>
    <w:sig w:usb0="00000287" w:usb1="00000800" w:usb2="00000000" w:usb3="00000000" w:csb0="2000009F" w:csb1="DFD70000"/>
  </w:font>
  <w:font w:name="Arial">
    <w:panose1 w:val="020B0604020202020204"/>
    <w:charset w:val="00"/>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PMingLiU">
    <w:altName w:val="PMingLiU-ExtB"/>
    <w:panose1 w:val="02020500000000000000"/>
    <w:charset w:val="88"/>
    <w:family w:val="auto"/>
    <w:pitch w:val="default"/>
    <w:sig w:usb0="00000000" w:usb1="00000000" w:usb2="00000016" w:usb3="00000000" w:csb0="00100001" w:csb1="00000000"/>
  </w:font>
  <w:font w:name="Arial Unicode MS">
    <w:panose1 w:val="020B0604020202020204"/>
    <w:charset w:val="86"/>
    <w:family w:val="auto"/>
    <w:pitch w:val="default"/>
    <w:sig w:usb0="FFFFFFFF" w:usb1="E9FFFFFF" w:usb2="0000003F" w:usb3="00000000" w:csb0="603F01FF" w:csb1="FFFF0000"/>
  </w:font>
  <w:font w:name="Helvetica">
    <w:altName w:val="Arial"/>
    <w:panose1 w:val="00000000000000000000"/>
    <w:charset w:val="00"/>
    <w:family w:val="auto"/>
    <w:pitch w:val="default"/>
    <w:sig w:usb0="00000000" w:usb1="00000000" w:usb2="00000000" w:usb3="00000000" w:csb0="0000019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Century Gothic">
    <w:panose1 w:val="020B0502020202020204"/>
    <w:charset w:val="00"/>
    <w:family w:val="auto"/>
    <w:pitch w:val="default"/>
    <w:sig w:usb0="00000287"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auto"/>
    <w:pitch w:val="default"/>
    <w:sig w:usb0="80000287" w:usb1="2ACF001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Garamond">
    <w:panose1 w:val="02020404030301010803"/>
    <w:charset w:val="00"/>
    <w:family w:val="auto"/>
    <w:pitch w:val="default"/>
    <w:sig w:usb0="00000287" w:usb1="00000000" w:usb2="00000000" w:usb3="00000000" w:csb0="0000009F" w:csb1="DFD70000"/>
  </w:font>
  <w:font w:name="楷体_GB2312">
    <w:altName w:val="楷体"/>
    <w:panose1 w:val="00000000000000000000"/>
    <w:charset w:val="86"/>
    <w:family w:val="roman"/>
    <w:pitch w:val="default"/>
    <w:sig w:usb0="00000000" w:usb1="00000000" w:usb2="00000000" w:usb3="00000000" w:csb0="00040001" w:csb1="00000000"/>
  </w:font>
  <w:font w:name="PMingLiU-ExtB">
    <w:panose1 w:val="02020500000000000000"/>
    <w:charset w:val="88"/>
    <w:family w:val="auto"/>
    <w:pitch w:val="default"/>
    <w:sig w:usb0="8000002F" w:usb1="02000008" w:usb2="00000000" w:usb3="00000000" w:csb0="0010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framePr w:wrap="around" w:vAnchor="text" w:hAnchor="margin" w:xAlign="right" w:y="1"/>
      <w:rPr>
        <w:rStyle w:val="57"/>
      </w:rPr>
    </w:pPr>
    <w:r>
      <w:rPr>
        <w:rStyle w:val="57"/>
      </w:rPr>
      <w:fldChar w:fldCharType="begin"/>
    </w:r>
    <w:r>
      <w:rPr>
        <w:rStyle w:val="57"/>
      </w:rPr>
      <w:instrText xml:space="preserve">PAGE  </w:instrText>
    </w:r>
    <w:r>
      <w:rPr>
        <w:rStyle w:val="57"/>
      </w:rPr>
      <w:fldChar w:fldCharType="separate"/>
    </w:r>
    <w:r>
      <w:rPr>
        <w:rStyle w:val="57"/>
      </w:rPr>
      <w:t>- 2 -</w:t>
    </w:r>
    <w:r>
      <w:rPr>
        <w:rStyle w:val="57"/>
      </w:rPr>
      <w:fldChar w:fldCharType="end"/>
    </w:r>
  </w:p>
  <w:p>
    <w:pPr>
      <w:pStyle w:val="3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8432433"/>
    </w:sdtPr>
    <w:sdtContent>
      <w:p>
        <w:pPr>
          <w:pStyle w:val="33"/>
          <w:jc w:val="center"/>
        </w:pPr>
        <w:r>
          <w:fldChar w:fldCharType="begin"/>
        </w:r>
        <w:r>
          <w:instrText xml:space="preserve">PAGE   \* MERGEFORMAT</w:instrText>
        </w:r>
        <w:r>
          <w:fldChar w:fldCharType="separate"/>
        </w:r>
        <w:r>
          <w:rPr>
            <w:lang w:val="zh-CN"/>
          </w:rPr>
          <w:t>34</w:t>
        </w:r>
        <w:r>
          <w:fldChar w:fldCharType="end"/>
        </w:r>
      </w:p>
    </w:sdtContent>
  </w:sdt>
  <w:p>
    <w:pPr>
      <w:pStyle w:val="33"/>
      <w:tabs>
        <w:tab w:val="center" w:pos="5400"/>
        <w:tab w:val="right" w:pos="9720"/>
        <w:tab w:val="right" w:pos="10440"/>
      </w:tabs>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9"/>
      <w:lvlText w:val=""/>
      <w:lvlJc w:val="left"/>
      <w:pPr>
        <w:tabs>
          <w:tab w:val="left" w:pos="360"/>
        </w:tabs>
        <w:ind w:left="360" w:hanging="360" w:hangingChars="200"/>
      </w:pPr>
      <w:rPr>
        <w:rFonts w:hint="default" w:ascii="Wingdings" w:hAnsi="Wingdings"/>
      </w:rPr>
    </w:lvl>
  </w:abstractNum>
  <w:abstractNum w:abstractNumId="1">
    <w:nsid w:val="00000004"/>
    <w:multiLevelType w:val="multilevel"/>
    <w:tmpl w:val="00000004"/>
    <w:lvl w:ilvl="0" w:tentative="0">
      <w:start w:val="1"/>
      <w:numFmt w:val="none"/>
      <w:pStyle w:val="194"/>
      <w:suff w:val="nothing"/>
      <w:lvlText w:val=""/>
      <w:lvlJc w:val="left"/>
      <w:pPr>
        <w:ind w:left="720" w:firstLine="0"/>
      </w:pPr>
    </w:lvl>
    <w:lvl w:ilvl="1" w:tentative="0">
      <w:start w:val="1"/>
      <w:numFmt w:val="decimal"/>
      <w:pStyle w:val="195"/>
      <w:suff w:val="nothing"/>
      <w:lvlText w:val="Activity %2 - "/>
      <w:lvlJc w:val="left"/>
      <w:pPr>
        <w:tabs>
          <w:tab w:val="left" w:pos="720"/>
        </w:tabs>
        <w:ind w:left="720" w:firstLine="0"/>
      </w:pPr>
      <w:rPr>
        <w:u w:val="single"/>
      </w:rPr>
    </w:lvl>
    <w:lvl w:ilvl="2" w:tentative="0">
      <w:start w:val="1"/>
      <w:numFmt w:val="decimal"/>
      <w:pStyle w:val="196"/>
      <w:suff w:val="space"/>
      <w:lvlText w:val="Task %3 -"/>
      <w:lvlJc w:val="left"/>
      <w:pPr>
        <w:tabs>
          <w:tab w:val="left" w:pos="1224"/>
        </w:tabs>
        <w:ind w:left="1224" w:hanging="504"/>
      </w:pPr>
    </w:lvl>
    <w:lvl w:ilvl="3" w:tentative="0">
      <w:start w:val="1"/>
      <w:numFmt w:val="lowerLetter"/>
      <w:lvlText w:val="%4."/>
      <w:lvlJc w:val="left"/>
      <w:pPr>
        <w:tabs>
          <w:tab w:val="left" w:pos="1224"/>
        </w:tabs>
        <w:ind w:left="1224" w:hanging="504"/>
      </w:pPr>
    </w:lvl>
    <w:lvl w:ilvl="4" w:tentative="0">
      <w:start w:val="1"/>
      <w:numFmt w:val="decimal"/>
      <w:lvlText w:val="(%5)"/>
      <w:lvlJc w:val="left"/>
      <w:pPr>
        <w:tabs>
          <w:tab w:val="left" w:pos="1728"/>
        </w:tabs>
        <w:ind w:left="1728" w:hanging="504"/>
      </w:pPr>
    </w:lvl>
    <w:lvl w:ilvl="5" w:tentative="0">
      <w:start w:val="1"/>
      <w:numFmt w:val="lowerLetter"/>
      <w:lvlText w:val="(%6)"/>
      <w:lvlJc w:val="left"/>
      <w:pPr>
        <w:tabs>
          <w:tab w:val="left" w:pos="2232"/>
        </w:tabs>
        <w:ind w:left="2232" w:hanging="504"/>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2">
    <w:nsid w:val="0000000A"/>
    <w:multiLevelType w:val="multilevel"/>
    <w:tmpl w:val="0000000A"/>
    <w:lvl w:ilvl="0" w:tentative="0">
      <w:start w:val="1"/>
      <w:numFmt w:val="none"/>
      <w:suff w:val="nothing"/>
      <w:lvlText w:val=""/>
      <w:lvlJc w:val="left"/>
      <w:pPr>
        <w:ind w:left="0" w:firstLine="0"/>
      </w:pPr>
    </w:lvl>
    <w:lvl w:ilvl="1" w:tentative="0">
      <w:start w:val="1"/>
      <w:numFmt w:val="decimal"/>
      <w:lvlText w:val="%2."/>
      <w:lvlJc w:val="left"/>
      <w:pPr>
        <w:tabs>
          <w:tab w:val="left" w:pos="720"/>
        </w:tabs>
        <w:ind w:left="720" w:hanging="720"/>
      </w:pPr>
    </w:lvl>
    <w:lvl w:ilvl="2" w:tentative="0">
      <w:start w:val="1"/>
      <w:numFmt w:val="decimal"/>
      <w:lvlText w:val="%2.%3"/>
      <w:lvlJc w:val="left"/>
      <w:pPr>
        <w:tabs>
          <w:tab w:val="left" w:pos="720"/>
        </w:tabs>
        <w:ind w:left="720" w:hanging="720"/>
      </w:pPr>
      <w:rPr>
        <w:i w:val="0"/>
        <w:iCs/>
      </w:rPr>
    </w:lvl>
    <w:lvl w:ilvl="3" w:tentative="0">
      <w:start w:val="1"/>
      <w:numFmt w:val="decimal"/>
      <w:lvlText w:val="%2.%3.%4"/>
      <w:lvlJc w:val="left"/>
      <w:pPr>
        <w:tabs>
          <w:tab w:val="left" w:pos="5540"/>
        </w:tabs>
        <w:ind w:left="554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4" w:tentative="0">
      <w:start w:val="1"/>
      <w:numFmt w:val="lowerLetter"/>
      <w:lvlText w:val="%5."/>
      <w:lvlJc w:val="left"/>
      <w:pPr>
        <w:tabs>
          <w:tab w:val="left" w:pos="1224"/>
        </w:tabs>
        <w:ind w:left="1224" w:hanging="504"/>
      </w:pPr>
      <w:rPr>
        <w:rFonts w:ascii="Times New Roman" w:hAnsi="Times New Roman" w:eastAsia="宋体" w:cs="Times New Roman"/>
      </w:rPr>
    </w:lvl>
    <w:lvl w:ilvl="5" w:tentative="0">
      <w:start w:val="1"/>
      <w:numFmt w:val="decimal"/>
      <w:pStyle w:val="205"/>
      <w:lvlText w:val="(%6)"/>
      <w:lvlJc w:val="left"/>
      <w:pPr>
        <w:tabs>
          <w:tab w:val="left" w:pos="1728"/>
        </w:tabs>
        <w:ind w:left="1728" w:hanging="504"/>
      </w:pPr>
    </w:lvl>
    <w:lvl w:ilvl="6" w:tentative="0">
      <w:start w:val="1"/>
      <w:numFmt w:val="lowerLetter"/>
      <w:lvlText w:val="(%7)"/>
      <w:lvlJc w:val="left"/>
      <w:pPr>
        <w:tabs>
          <w:tab w:val="left" w:pos="2232"/>
        </w:tabs>
        <w:ind w:left="2232" w:hanging="504"/>
      </w:pPr>
    </w:lvl>
    <w:lvl w:ilvl="7" w:tentative="0">
      <w:start w:val="1"/>
      <w:numFmt w:val="lowerRoman"/>
      <w:lvlText w:val="(%8)"/>
      <w:lvlJc w:val="left"/>
      <w:pPr>
        <w:tabs>
          <w:tab w:val="left" w:pos="2736"/>
        </w:tabs>
        <w:ind w:left="2736" w:hanging="504"/>
      </w:pPr>
    </w:lvl>
    <w:lvl w:ilvl="8" w:tentative="0">
      <w:start w:val="1"/>
      <w:numFmt w:val="decimal"/>
      <w:lvlText w:val="%9."/>
      <w:lvlJc w:val="left"/>
      <w:pPr>
        <w:tabs>
          <w:tab w:val="left" w:pos="3240"/>
        </w:tabs>
        <w:ind w:left="3240" w:hanging="504"/>
      </w:pPr>
    </w:lvl>
  </w:abstractNum>
  <w:abstractNum w:abstractNumId="3">
    <w:nsid w:val="0000000C"/>
    <w:multiLevelType w:val="multilevel"/>
    <w:tmpl w:val="0000000C"/>
    <w:lvl w:ilvl="0" w:tentative="0">
      <w:start w:val="1"/>
      <w:numFmt w:val="none"/>
      <w:pStyle w:val="209"/>
      <w:suff w:val="nothing"/>
      <w:lvlText w:val=""/>
      <w:lvlJc w:val="left"/>
      <w:pPr>
        <w:ind w:left="720" w:hanging="720"/>
      </w:pPr>
      <w:rPr>
        <w:rFonts w:hint="eastAsia"/>
      </w:rPr>
    </w:lvl>
    <w:lvl w:ilvl="1" w:tentative="0">
      <w:start w:val="1"/>
      <w:numFmt w:val="upperLetter"/>
      <w:pStyle w:val="210"/>
      <w:suff w:val="space"/>
      <w:lvlText w:val="附录 %2:"/>
      <w:lvlJc w:val="left"/>
      <w:pPr>
        <w:ind w:left="5520" w:hanging="720"/>
      </w:pPr>
      <w:rPr>
        <w:rFonts w:hint="eastAsia"/>
      </w:rPr>
    </w:lvl>
    <w:lvl w:ilvl="2" w:tentative="0">
      <w:start w:val="1"/>
      <w:numFmt w:val="decimal"/>
      <w:lvlText w:val="%2 - %3:"/>
      <w:lvlJc w:val="left"/>
      <w:pPr>
        <w:tabs>
          <w:tab w:val="left" w:pos="2706"/>
        </w:tabs>
        <w:ind w:left="2706" w:hanging="72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0000000E"/>
    <w:multiLevelType w:val="multilevel"/>
    <w:tmpl w:val="0000000E"/>
    <w:lvl w:ilvl="0" w:tentative="0">
      <w:start w:val="1"/>
      <w:numFmt w:val="none"/>
      <w:pStyle w:val="215"/>
      <w:suff w:val="nothing"/>
      <w:lvlText w:val=""/>
      <w:lvlJc w:val="left"/>
      <w:pPr>
        <w:tabs>
          <w:tab w:val="left" w:pos="360"/>
        </w:tabs>
        <w:ind w:left="0" w:firstLine="0"/>
      </w:pPr>
    </w:lvl>
    <w:lvl w:ilvl="1" w:tentative="0">
      <w:start w:val="1"/>
      <w:numFmt w:val="lowerLetter"/>
      <w:pStyle w:val="216"/>
      <w:lvlText w:val="%2."/>
      <w:lvlJc w:val="left"/>
      <w:pPr>
        <w:tabs>
          <w:tab w:val="left" w:pos="360"/>
        </w:tabs>
        <w:ind w:left="360" w:hanging="360"/>
      </w:pPr>
    </w:lvl>
    <w:lvl w:ilvl="2" w:tentative="0">
      <w:start w:val="1"/>
      <w:numFmt w:val="decimal"/>
      <w:lvlText w:val="%3."/>
      <w:lvlJc w:val="left"/>
      <w:pPr>
        <w:tabs>
          <w:tab w:val="left" w:pos="720"/>
        </w:tabs>
        <w:ind w:left="720" w:hanging="36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5">
    <w:nsid w:val="00000010"/>
    <w:multiLevelType w:val="multilevel"/>
    <w:tmpl w:val="00000010"/>
    <w:lvl w:ilvl="0" w:tentative="0">
      <w:start w:val="1"/>
      <w:numFmt w:val="none"/>
      <w:pStyle w:val="218"/>
      <w:lvlText w:val=""/>
      <w:lvlJc w:val="left"/>
      <w:pPr>
        <w:tabs>
          <w:tab w:val="left" w:pos="360"/>
        </w:tabs>
        <w:ind w:left="360" w:hanging="360"/>
      </w:pPr>
      <w:rPr>
        <w:sz w:val="20"/>
        <w:szCs w:val="20"/>
      </w:rPr>
    </w:lvl>
    <w:lvl w:ilvl="1" w:tentative="0">
      <w:start w:val="1"/>
      <w:numFmt w:val="none"/>
      <w:lvlText w:val=""/>
      <w:lvlJc w:val="left"/>
      <w:pPr>
        <w:tabs>
          <w:tab w:val="left" w:pos="720"/>
        </w:tabs>
        <w:ind w:left="720" w:hanging="360"/>
      </w:pPr>
    </w:lvl>
    <w:lvl w:ilvl="2" w:tentative="0">
      <w:start w:val="1"/>
      <w:numFmt w:val="none"/>
      <w:suff w:val="nothing"/>
      <w:lvlText w:val=""/>
      <w:lvlJc w:val="left"/>
      <w:pPr>
        <w:ind w:left="0" w:firstLine="0"/>
      </w:pPr>
    </w:lvl>
    <w:lvl w:ilvl="3" w:tentative="0">
      <w:start w:val="1"/>
      <w:numFmt w:val="none"/>
      <w:lvlText w:val=""/>
      <w:lvlJc w:val="left"/>
      <w:pPr>
        <w:tabs>
          <w:tab w:val="left" w:pos="216"/>
        </w:tabs>
        <w:ind w:left="216" w:hanging="216"/>
      </w:pPr>
    </w:lvl>
    <w:lvl w:ilvl="4" w:tentative="0">
      <w:start w:val="1"/>
      <w:numFmt w:val="none"/>
      <w:lvlText w:val=""/>
      <w:lvlJc w:val="left"/>
      <w:pPr>
        <w:tabs>
          <w:tab w:val="left" w:pos="432"/>
        </w:tabs>
        <w:ind w:left="432" w:hanging="216"/>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6">
    <w:nsid w:val="00000013"/>
    <w:multiLevelType w:val="multilevel"/>
    <w:tmpl w:val="00000013"/>
    <w:lvl w:ilvl="0" w:tentative="0">
      <w:start w:val="1"/>
      <w:numFmt w:val="none"/>
      <w:pStyle w:val="223"/>
      <w:suff w:val="space"/>
      <w:lvlText w:val=""/>
      <w:lvlJc w:val="left"/>
      <w:pPr>
        <w:ind w:left="720" w:firstLine="0"/>
      </w:pPr>
      <w:rPr>
        <w:rFonts w:hint="eastAsia"/>
        <w:b/>
        <w:i/>
      </w:rPr>
    </w:lvl>
    <w:lvl w:ilvl="1" w:tentative="0">
      <w:start w:val="1"/>
      <w:numFmt w:val="none"/>
      <w:suff w:val="space"/>
      <w:lvlText w:val=""/>
      <w:lvlJc w:val="left"/>
      <w:pPr>
        <w:ind w:left="720" w:firstLine="0"/>
      </w:pPr>
      <w:rPr>
        <w:rFonts w:hint="eastAsia"/>
        <w:b/>
        <w:i/>
      </w:rPr>
    </w:lvl>
    <w:lvl w:ilvl="2" w:tentative="0">
      <w:start w:val="1"/>
      <w:numFmt w:val="none"/>
      <w:pStyle w:val="211"/>
      <w:suff w:val="space"/>
      <w:lvlText w:val=""/>
      <w:lvlJc w:val="left"/>
      <w:pPr>
        <w:ind w:left="720" w:firstLine="0"/>
      </w:pPr>
      <w:rPr>
        <w:rFonts w:hint="eastAsia"/>
        <w:b/>
        <w:i/>
      </w:rPr>
    </w:lvl>
    <w:lvl w:ilvl="3" w:tentative="0">
      <w:start w:val="1"/>
      <w:numFmt w:val="none"/>
      <w:pStyle w:val="225"/>
      <w:suff w:val="space"/>
      <w:lvlText w:val=""/>
      <w:lvlJc w:val="left"/>
      <w:pPr>
        <w:ind w:left="720" w:firstLine="0"/>
      </w:pPr>
      <w:rPr>
        <w:rFonts w:hint="eastAsia"/>
        <w:b/>
        <w:i/>
      </w:rPr>
    </w:lvl>
    <w:lvl w:ilvl="4" w:tentative="0">
      <w:start w:val="1"/>
      <w:numFmt w:val="none"/>
      <w:suff w:val="space"/>
      <w:lvlText w:val=""/>
      <w:lvlJc w:val="left"/>
      <w:pPr>
        <w:ind w:left="1200" w:firstLine="0"/>
      </w:pPr>
      <w:rPr>
        <w:rFonts w:hint="eastAsia"/>
        <w:b/>
        <w:i/>
      </w:rPr>
    </w:lvl>
    <w:lvl w:ilvl="5" w:tentative="0">
      <w:start w:val="1"/>
      <w:numFmt w:val="none"/>
      <w:suff w:val="space"/>
      <w:lvlText w:val=""/>
      <w:lvlJc w:val="left"/>
      <w:pPr>
        <w:ind w:left="1530" w:firstLine="0"/>
      </w:pPr>
      <w:rPr>
        <w:rFonts w:hint="eastAsia"/>
        <w:b/>
        <w:i/>
        <w:lang w:val="en-US"/>
      </w:rPr>
    </w:lvl>
    <w:lvl w:ilvl="6" w:tentative="0">
      <w:start w:val="1"/>
      <w:numFmt w:val="none"/>
      <w:suff w:val="nothing"/>
      <w:lvlText w:val=""/>
      <w:lvlJc w:val="left"/>
      <w:pPr>
        <w:ind w:left="0" w:firstLine="0"/>
      </w:pPr>
      <w:rPr>
        <w:rFonts w:hint="eastAsia"/>
      </w:rPr>
    </w:lvl>
    <w:lvl w:ilvl="7" w:tentative="0">
      <w:start w:val="1"/>
      <w:numFmt w:val="chineseCountingThousand"/>
      <w:suff w:val="space"/>
      <w:lvlText w:val="第%8部分 -"/>
      <w:lvlJc w:val="left"/>
      <w:pPr>
        <w:ind w:left="720" w:firstLine="0"/>
      </w:pPr>
      <w:rPr>
        <w:rFonts w:hint="eastAsia"/>
        <w:b/>
        <w:i w:val="0"/>
        <w:sz w:val="24"/>
        <w:szCs w:val="24"/>
      </w:rPr>
    </w:lvl>
    <w:lvl w:ilvl="8" w:tentative="0">
      <w:start w:val="1"/>
      <w:numFmt w:val="decimal"/>
      <w:pStyle w:val="230"/>
      <w:lvlText w:val="%9."/>
      <w:lvlJc w:val="left"/>
      <w:pPr>
        <w:tabs>
          <w:tab w:val="left" w:pos="504"/>
        </w:tabs>
        <w:ind w:left="504" w:hanging="504"/>
      </w:pPr>
      <w:rPr>
        <w:rFonts w:hint="eastAsia"/>
      </w:rPr>
    </w:lvl>
  </w:abstractNum>
  <w:abstractNum w:abstractNumId="7">
    <w:nsid w:val="00000014"/>
    <w:multiLevelType w:val="multilevel"/>
    <w:tmpl w:val="00000014"/>
    <w:lvl w:ilvl="0" w:tentative="0">
      <w:start w:val="1"/>
      <w:numFmt w:val="none"/>
      <w:suff w:val="nothing"/>
      <w:lvlText w:val=""/>
      <w:lvlJc w:val="left"/>
      <w:pPr>
        <w:ind w:left="0" w:firstLine="0"/>
      </w:pPr>
      <w:rPr>
        <w:rFonts w:hint="default"/>
      </w:rPr>
    </w:lvl>
    <w:lvl w:ilvl="1" w:tentative="0">
      <w:start w:val="1"/>
      <w:numFmt w:val="none"/>
      <w:pStyle w:val="232"/>
      <w:suff w:val="nothing"/>
      <w:lvlText w:val=""/>
      <w:lvlJc w:val="left"/>
      <w:pPr>
        <w:ind w:left="0" w:firstLine="0"/>
      </w:pPr>
      <w:rPr>
        <w:rFonts w:hint="default"/>
      </w:rPr>
    </w:lvl>
    <w:lvl w:ilvl="2" w:tentative="0">
      <w:start w:val="1"/>
      <w:numFmt w:val="none"/>
      <w:pStyle w:val="231"/>
      <w:suff w:val="nothing"/>
      <w:lvlText w:val=""/>
      <w:lvlJc w:val="left"/>
      <w:pPr>
        <w:ind w:left="0" w:firstLine="0"/>
      </w:pPr>
      <w:rPr>
        <w:rFonts w:hint="default"/>
      </w:rPr>
    </w:lvl>
    <w:lvl w:ilvl="3" w:tentative="0">
      <w:start w:val="1"/>
      <w:numFmt w:val="lowerLetter"/>
      <w:pStyle w:val="233"/>
      <w:lvlText w:val="%4%2."/>
      <w:lvlJc w:val="left"/>
      <w:pPr>
        <w:tabs>
          <w:tab w:val="left" w:pos="360"/>
        </w:tabs>
        <w:ind w:left="360" w:hanging="360"/>
      </w:pPr>
      <w:rPr>
        <w:rFonts w:hint="default"/>
      </w:rPr>
    </w:lvl>
    <w:lvl w:ilvl="4" w:tentative="0">
      <w:start w:val="1"/>
      <w:numFmt w:val="none"/>
      <w:pStyle w:val="234"/>
      <w:lvlText w:val=""/>
      <w:lvlJc w:val="left"/>
      <w:pPr>
        <w:tabs>
          <w:tab w:val="left" w:pos="360"/>
        </w:tabs>
        <w:ind w:left="360" w:hanging="360"/>
      </w:pPr>
      <w:rPr>
        <w:rFonts w:hint="default"/>
      </w:rPr>
    </w:lvl>
    <w:lvl w:ilvl="5" w:tentative="0">
      <w:start w:val="1"/>
      <w:numFmt w:val="decimal"/>
      <w:lvlText w:val="%6%3."/>
      <w:lvlJc w:val="left"/>
      <w:pPr>
        <w:tabs>
          <w:tab w:val="left" w:pos="720"/>
        </w:tabs>
        <w:ind w:left="720" w:hanging="360"/>
      </w:pPr>
      <w:rPr>
        <w:rFonts w:hint="default"/>
      </w:rPr>
    </w:lvl>
    <w:lvl w:ilvl="6" w:tentative="0">
      <w:start w:val="1"/>
      <w:numFmt w:val="none"/>
      <w:lvlText w:val=""/>
      <w:lvlJc w:val="left"/>
      <w:pPr>
        <w:tabs>
          <w:tab w:val="left" w:pos="720"/>
        </w:tabs>
        <w:ind w:left="720" w:hanging="36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8">
    <w:nsid w:val="00000015"/>
    <w:multiLevelType w:val="multilevel"/>
    <w:tmpl w:val="00000015"/>
    <w:lvl w:ilvl="0" w:tentative="0">
      <w:start w:val="1"/>
      <w:numFmt w:val="none"/>
      <w:pStyle w:val="237"/>
      <w:lvlText w:val=""/>
      <w:lvlJc w:val="left"/>
      <w:pPr>
        <w:tabs>
          <w:tab w:val="left" w:pos="1224"/>
        </w:tabs>
        <w:ind w:left="1224" w:hanging="504"/>
      </w:pPr>
    </w:lvl>
    <w:lvl w:ilvl="1" w:tentative="0">
      <w:start w:val="1"/>
      <w:numFmt w:val="none"/>
      <w:pStyle w:val="227"/>
      <w:lvlText w:val=""/>
      <w:lvlJc w:val="left"/>
      <w:pPr>
        <w:tabs>
          <w:tab w:val="left" w:pos="1728"/>
        </w:tabs>
        <w:ind w:left="1728" w:hanging="504"/>
      </w:pPr>
    </w:lvl>
    <w:lvl w:ilvl="2" w:tentative="0">
      <w:start w:val="1"/>
      <w:numFmt w:val="none"/>
      <w:lvlText w:val=""/>
      <w:lvlJc w:val="left"/>
      <w:pPr>
        <w:tabs>
          <w:tab w:val="left" w:pos="2232"/>
        </w:tabs>
        <w:ind w:left="2232" w:hanging="504"/>
      </w:pPr>
    </w:lvl>
    <w:lvl w:ilvl="3" w:tentative="0">
      <w:start w:val="1"/>
      <w:numFmt w:val="none"/>
      <w:pStyle w:val="239"/>
      <w:lvlText w:val=""/>
      <w:lvlJc w:val="left"/>
      <w:pPr>
        <w:tabs>
          <w:tab w:val="left" w:pos="2736"/>
        </w:tabs>
        <w:ind w:left="2736" w:hanging="504"/>
      </w:pPr>
    </w:lvl>
    <w:lvl w:ilvl="4" w:tentative="0">
      <w:start w:val="1"/>
      <w:numFmt w:val="none"/>
      <w:lvlText w:val=""/>
      <w:lvlJc w:val="left"/>
      <w:pPr>
        <w:tabs>
          <w:tab w:val="left" w:pos="3240"/>
        </w:tabs>
        <w:ind w:left="3240" w:hanging="504"/>
      </w:pPr>
    </w:lvl>
    <w:lvl w:ilvl="5" w:tentative="0">
      <w:start w:val="1"/>
      <w:numFmt w:val="none"/>
      <w:pStyle w:val="241"/>
      <w:lvlText w:val=""/>
      <w:lvlJc w:val="left"/>
      <w:pPr>
        <w:tabs>
          <w:tab w:val="left" w:pos="3744"/>
        </w:tabs>
        <w:ind w:left="3744" w:hanging="504"/>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9">
    <w:nsid w:val="05EF5309"/>
    <w:multiLevelType w:val="multilevel"/>
    <w:tmpl w:val="05EF5309"/>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6203B2E"/>
    <w:multiLevelType w:val="multilevel"/>
    <w:tmpl w:val="06203B2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845"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1">
    <w:nsid w:val="07E50120"/>
    <w:multiLevelType w:val="multilevel"/>
    <w:tmpl w:val="07E50120"/>
    <w:lvl w:ilvl="0" w:tentative="0">
      <w:start w:val="1"/>
      <w:numFmt w:val="decimal"/>
      <w:lvlText w:val="%1."/>
      <w:lvlJc w:val="left"/>
      <w:pPr>
        <w:tabs>
          <w:tab w:val="left" w:pos="425"/>
        </w:tabs>
        <w:ind w:left="425" w:hanging="425"/>
      </w:pPr>
      <w:rPr>
        <w:rFonts w:hint="eastAsia"/>
        <w:b/>
        <w:color w:val="auto"/>
      </w:rPr>
    </w:lvl>
    <w:lvl w:ilvl="1" w:tentative="0">
      <w:start w:val="1"/>
      <w:numFmt w:val="decimal"/>
      <w:lvlText w:val="%1.%2."/>
      <w:lvlJc w:val="left"/>
      <w:pPr>
        <w:tabs>
          <w:tab w:val="left" w:pos="567"/>
        </w:tabs>
        <w:ind w:left="567" w:hanging="567"/>
      </w:pPr>
      <w:rPr>
        <w:rFonts w:hint="eastAsia"/>
        <w:b/>
        <w:sz w:val="28"/>
      </w:rPr>
    </w:lvl>
    <w:lvl w:ilvl="2" w:tentative="0">
      <w:start w:val="1"/>
      <w:numFmt w:val="decimal"/>
      <w:lvlText w:val="%1.%2.%3."/>
      <w:lvlJc w:val="left"/>
      <w:pPr>
        <w:tabs>
          <w:tab w:val="left" w:pos="709"/>
        </w:tabs>
        <w:ind w:left="0" w:firstLine="0"/>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2">
    <w:nsid w:val="112163F5"/>
    <w:multiLevelType w:val="multilevel"/>
    <w:tmpl w:val="112163F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1C4F4C04"/>
    <w:multiLevelType w:val="multilevel"/>
    <w:tmpl w:val="1C4F4C04"/>
    <w:lvl w:ilvl="0" w:tentative="0">
      <w:start w:val="1"/>
      <w:numFmt w:val="bullet"/>
      <w:lvlText w:val=""/>
      <w:lvlJc w:val="left"/>
      <w:pPr>
        <w:tabs>
          <w:tab w:val="left" w:pos="845"/>
        </w:tabs>
        <w:ind w:left="845" w:hanging="420"/>
      </w:pPr>
      <w:rPr>
        <w:rFonts w:hint="default" w:ascii="Wingdings" w:hAnsi="Wingdings"/>
      </w:rPr>
    </w:lvl>
    <w:lvl w:ilvl="1" w:tentative="0">
      <w:start w:val="1"/>
      <w:numFmt w:val="bullet"/>
      <w:lvlText w:val=""/>
      <w:lvlJc w:val="left"/>
      <w:pPr>
        <w:tabs>
          <w:tab w:val="left" w:pos="1265"/>
        </w:tabs>
        <w:ind w:left="1265" w:hanging="420"/>
      </w:pPr>
      <w:rPr>
        <w:rFonts w:hint="default" w:ascii="Wingdings" w:hAnsi="Wingdings"/>
      </w:rPr>
    </w:lvl>
    <w:lvl w:ilvl="2" w:tentative="0">
      <w:start w:val="1"/>
      <w:numFmt w:val="bullet"/>
      <w:lvlText w:val=""/>
      <w:lvlJc w:val="left"/>
      <w:pPr>
        <w:tabs>
          <w:tab w:val="left" w:pos="1685"/>
        </w:tabs>
        <w:ind w:left="1685" w:hanging="420"/>
      </w:pPr>
      <w:rPr>
        <w:rFonts w:hint="default" w:ascii="Wingdings" w:hAnsi="Wingdings"/>
      </w:rPr>
    </w:lvl>
    <w:lvl w:ilvl="3" w:tentative="0">
      <w:start w:val="1"/>
      <w:numFmt w:val="bullet"/>
      <w:lvlText w:val=""/>
      <w:lvlJc w:val="left"/>
      <w:pPr>
        <w:tabs>
          <w:tab w:val="left" w:pos="2105"/>
        </w:tabs>
        <w:ind w:left="2105" w:hanging="420"/>
      </w:pPr>
      <w:rPr>
        <w:rFonts w:hint="default" w:ascii="Wingdings" w:hAnsi="Wingdings"/>
      </w:rPr>
    </w:lvl>
    <w:lvl w:ilvl="4" w:tentative="0">
      <w:start w:val="1"/>
      <w:numFmt w:val="bullet"/>
      <w:lvlText w:val=""/>
      <w:lvlJc w:val="left"/>
      <w:pPr>
        <w:tabs>
          <w:tab w:val="left" w:pos="2525"/>
        </w:tabs>
        <w:ind w:left="2525" w:hanging="420"/>
      </w:pPr>
      <w:rPr>
        <w:rFonts w:hint="default" w:ascii="Wingdings" w:hAnsi="Wingdings"/>
      </w:rPr>
    </w:lvl>
    <w:lvl w:ilvl="5" w:tentative="0">
      <w:start w:val="1"/>
      <w:numFmt w:val="bullet"/>
      <w:lvlText w:val=""/>
      <w:lvlJc w:val="left"/>
      <w:pPr>
        <w:tabs>
          <w:tab w:val="left" w:pos="2945"/>
        </w:tabs>
        <w:ind w:left="2945" w:hanging="420"/>
      </w:pPr>
      <w:rPr>
        <w:rFonts w:hint="default" w:ascii="Wingdings" w:hAnsi="Wingdings"/>
      </w:rPr>
    </w:lvl>
    <w:lvl w:ilvl="6" w:tentative="0">
      <w:start w:val="1"/>
      <w:numFmt w:val="bullet"/>
      <w:lvlText w:val=""/>
      <w:lvlJc w:val="left"/>
      <w:pPr>
        <w:tabs>
          <w:tab w:val="left" w:pos="3365"/>
        </w:tabs>
        <w:ind w:left="3365" w:hanging="420"/>
      </w:pPr>
      <w:rPr>
        <w:rFonts w:hint="default" w:ascii="Wingdings" w:hAnsi="Wingdings"/>
      </w:rPr>
    </w:lvl>
    <w:lvl w:ilvl="7" w:tentative="0">
      <w:start w:val="1"/>
      <w:numFmt w:val="bullet"/>
      <w:lvlText w:val=""/>
      <w:lvlJc w:val="left"/>
      <w:pPr>
        <w:tabs>
          <w:tab w:val="left" w:pos="3785"/>
        </w:tabs>
        <w:ind w:left="3785" w:hanging="420"/>
      </w:pPr>
      <w:rPr>
        <w:rFonts w:hint="default" w:ascii="Wingdings" w:hAnsi="Wingdings"/>
      </w:rPr>
    </w:lvl>
    <w:lvl w:ilvl="8" w:tentative="0">
      <w:start w:val="1"/>
      <w:numFmt w:val="bullet"/>
      <w:lvlText w:val=""/>
      <w:lvlJc w:val="left"/>
      <w:pPr>
        <w:tabs>
          <w:tab w:val="left" w:pos="4205"/>
        </w:tabs>
        <w:ind w:left="4205" w:hanging="420"/>
      </w:pPr>
      <w:rPr>
        <w:rFonts w:hint="default" w:ascii="Wingdings" w:hAnsi="Wingdings"/>
      </w:rPr>
    </w:lvl>
  </w:abstractNum>
  <w:abstractNum w:abstractNumId="14">
    <w:nsid w:val="1E07E2D6"/>
    <w:multiLevelType w:val="singleLevel"/>
    <w:tmpl w:val="1E07E2D6"/>
    <w:lvl w:ilvl="0" w:tentative="0">
      <w:start w:val="1"/>
      <w:numFmt w:val="bullet"/>
      <w:lvlText w:val=""/>
      <w:lvlJc w:val="left"/>
      <w:pPr>
        <w:tabs>
          <w:tab w:val="left" w:pos="420"/>
        </w:tabs>
        <w:ind w:left="840" w:hanging="420"/>
      </w:pPr>
      <w:rPr>
        <w:rFonts w:hint="default" w:ascii="Wingdings" w:hAnsi="Wingdings"/>
      </w:rPr>
    </w:lvl>
  </w:abstractNum>
  <w:abstractNum w:abstractNumId="15">
    <w:nsid w:val="26A3701A"/>
    <w:multiLevelType w:val="multilevel"/>
    <w:tmpl w:val="26A3701A"/>
    <w:lvl w:ilvl="0" w:tentative="0">
      <w:start w:val="1"/>
      <w:numFmt w:val="decimal"/>
      <w:pStyle w:val="366"/>
      <w:lvlText w:val="%1."/>
      <w:lvlJc w:val="left"/>
      <w:pPr>
        <w:ind w:left="360" w:hanging="360"/>
      </w:pPr>
      <w:rPr>
        <w:rFonts w:hint="default"/>
      </w:rPr>
    </w:lvl>
    <w:lvl w:ilvl="1" w:tentative="0">
      <w:start w:val="1"/>
      <w:numFmt w:val="decimal"/>
      <w:pStyle w:val="368"/>
      <w:isLgl/>
      <w:lvlText w:val="%1.%2"/>
      <w:lvlJc w:val="left"/>
      <w:pPr>
        <w:ind w:left="750" w:hanging="39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080"/>
      </w:pPr>
      <w:rPr>
        <w:rFonts w:hint="default"/>
      </w:rPr>
    </w:lvl>
    <w:lvl w:ilvl="6" w:tentative="0">
      <w:start w:val="1"/>
      <w:numFmt w:val="decimal"/>
      <w:isLgl/>
      <w:lvlText w:val="%1.%2.%3.%4.%5.%6.%7"/>
      <w:lvlJc w:val="left"/>
      <w:pPr>
        <w:ind w:left="3600" w:hanging="1440"/>
      </w:pPr>
      <w:rPr>
        <w:rFonts w:hint="default"/>
      </w:rPr>
    </w:lvl>
    <w:lvl w:ilvl="7" w:tentative="0">
      <w:start w:val="1"/>
      <w:numFmt w:val="decimal"/>
      <w:isLgl/>
      <w:lvlText w:val="%1.%2.%3.%4.%5.%6.%7.%8"/>
      <w:lvlJc w:val="left"/>
      <w:pPr>
        <w:ind w:left="3960" w:hanging="1440"/>
      </w:pPr>
      <w:rPr>
        <w:rFonts w:hint="default"/>
      </w:rPr>
    </w:lvl>
    <w:lvl w:ilvl="8" w:tentative="0">
      <w:start w:val="1"/>
      <w:numFmt w:val="decimal"/>
      <w:isLgl/>
      <w:lvlText w:val="%1.%2.%3.%4.%5.%6.%7.%8.%9"/>
      <w:lvlJc w:val="left"/>
      <w:pPr>
        <w:ind w:left="4680" w:hanging="1800"/>
      </w:pPr>
      <w:rPr>
        <w:rFonts w:hint="default"/>
      </w:rPr>
    </w:lvl>
  </w:abstractNum>
  <w:abstractNum w:abstractNumId="16">
    <w:nsid w:val="321045CB"/>
    <w:multiLevelType w:val="multilevel"/>
    <w:tmpl w:val="321045CB"/>
    <w:lvl w:ilvl="0" w:tentative="0">
      <w:start w:val="1"/>
      <w:numFmt w:val="decimal"/>
      <w:pStyle w:val="113"/>
      <w:lvlText w:val="%1."/>
      <w:lvlJc w:val="left"/>
      <w:pPr>
        <w:tabs>
          <w:tab w:val="left" w:pos="2940"/>
        </w:tabs>
        <w:ind w:left="2940" w:hanging="420"/>
      </w:pPr>
    </w:lvl>
    <w:lvl w:ilvl="1" w:tentative="0">
      <w:start w:val="1"/>
      <w:numFmt w:val="lowerLetter"/>
      <w:pStyle w:val="115"/>
      <w:lvlText w:val="%2)"/>
      <w:lvlJc w:val="left"/>
      <w:pPr>
        <w:tabs>
          <w:tab w:val="left" w:pos="3360"/>
        </w:tabs>
        <w:ind w:left="3360" w:hanging="420"/>
      </w:pPr>
    </w:lvl>
    <w:lvl w:ilvl="2" w:tentative="0">
      <w:start w:val="1"/>
      <w:numFmt w:val="lowerRoman"/>
      <w:lvlText w:val="%3."/>
      <w:lvlJc w:val="right"/>
      <w:pPr>
        <w:tabs>
          <w:tab w:val="left" w:pos="3780"/>
        </w:tabs>
        <w:ind w:left="3780" w:hanging="420"/>
      </w:pPr>
    </w:lvl>
    <w:lvl w:ilvl="3" w:tentative="0">
      <w:start w:val="1"/>
      <w:numFmt w:val="decimal"/>
      <w:lvlText w:val="%4."/>
      <w:lvlJc w:val="left"/>
      <w:pPr>
        <w:tabs>
          <w:tab w:val="left" w:pos="4200"/>
        </w:tabs>
        <w:ind w:left="4200" w:hanging="420"/>
      </w:pPr>
    </w:lvl>
    <w:lvl w:ilvl="4" w:tentative="0">
      <w:start w:val="1"/>
      <w:numFmt w:val="lowerLetter"/>
      <w:lvlText w:val="%5)"/>
      <w:lvlJc w:val="left"/>
      <w:pPr>
        <w:tabs>
          <w:tab w:val="left" w:pos="4620"/>
        </w:tabs>
        <w:ind w:left="4620" w:hanging="420"/>
      </w:pPr>
    </w:lvl>
    <w:lvl w:ilvl="5" w:tentative="0">
      <w:start w:val="1"/>
      <w:numFmt w:val="lowerRoman"/>
      <w:lvlText w:val="%6."/>
      <w:lvlJc w:val="right"/>
      <w:pPr>
        <w:tabs>
          <w:tab w:val="left" w:pos="5040"/>
        </w:tabs>
        <w:ind w:left="5040" w:hanging="420"/>
      </w:pPr>
    </w:lvl>
    <w:lvl w:ilvl="6" w:tentative="0">
      <w:start w:val="1"/>
      <w:numFmt w:val="decimal"/>
      <w:lvlText w:val="%7."/>
      <w:lvlJc w:val="left"/>
      <w:pPr>
        <w:tabs>
          <w:tab w:val="left" w:pos="5460"/>
        </w:tabs>
        <w:ind w:left="5460" w:hanging="420"/>
      </w:pPr>
    </w:lvl>
    <w:lvl w:ilvl="7" w:tentative="0">
      <w:start w:val="1"/>
      <w:numFmt w:val="lowerLetter"/>
      <w:lvlText w:val="%8)"/>
      <w:lvlJc w:val="left"/>
      <w:pPr>
        <w:tabs>
          <w:tab w:val="left" w:pos="5880"/>
        </w:tabs>
        <w:ind w:left="5880" w:hanging="420"/>
      </w:pPr>
    </w:lvl>
    <w:lvl w:ilvl="8" w:tentative="0">
      <w:start w:val="1"/>
      <w:numFmt w:val="lowerRoman"/>
      <w:lvlText w:val="%9."/>
      <w:lvlJc w:val="right"/>
      <w:pPr>
        <w:tabs>
          <w:tab w:val="left" w:pos="6300"/>
        </w:tabs>
        <w:ind w:left="6300" w:hanging="420"/>
      </w:pPr>
    </w:lvl>
  </w:abstractNum>
  <w:abstractNum w:abstractNumId="17">
    <w:nsid w:val="37C256F2"/>
    <w:multiLevelType w:val="multilevel"/>
    <w:tmpl w:val="37C256F2"/>
    <w:lvl w:ilvl="0" w:tentative="0">
      <w:start w:val="1"/>
      <w:numFmt w:val="decimal"/>
      <w:pStyle w:val="381"/>
      <w:lvlText w:val="%1."/>
      <w:lvlJc w:val="left"/>
      <w:rPr>
        <w:rFonts w:hint="eastAsia"/>
        <w:b/>
        <w:bCs w:val="0"/>
        <w:i w:val="0"/>
        <w:iCs w:val="0"/>
        <w:caps w:val="0"/>
        <w:smallCaps w:val="0"/>
        <w:strike w:val="0"/>
        <w:dstrike w:val="0"/>
        <w:vanish w:val="0"/>
        <w:color w:val="000000"/>
        <w:spacing w:val="0"/>
        <w:position w:val="0"/>
        <w:u w:val="none"/>
        <w:vertAlign w:val="baseline"/>
      </w:rPr>
    </w:lvl>
    <w:lvl w:ilvl="1" w:tentative="0">
      <w:start w:val="1"/>
      <w:numFmt w:val="decimal"/>
      <w:pStyle w:val="382"/>
      <w:lvlText w:val="%1.%2."/>
      <w:lvlJc w:val="left"/>
      <w:rPr>
        <w:rFonts w:hint="eastAsia" w:ascii="宋体" w:hAnsi="宋体" w:eastAsia="宋体"/>
      </w:rPr>
    </w:lvl>
    <w:lvl w:ilvl="2" w:tentative="0">
      <w:start w:val="1"/>
      <w:numFmt w:val="decimal"/>
      <w:pStyle w:val="383"/>
      <w:lvlText w:val="%1.%2.%3."/>
      <w:lvlJc w:val="left"/>
      <w:rPr>
        <w:rFonts w:hint="eastAsia" w:ascii="宋体" w:hAnsi="宋体" w:eastAsia="宋体"/>
        <w:b/>
      </w:rPr>
    </w:lvl>
    <w:lvl w:ilvl="3" w:tentative="0">
      <w:start w:val="1"/>
      <w:numFmt w:val="decimal"/>
      <w:pStyle w:val="384"/>
      <w:lvlText w:val="%1.%2.%3.%4."/>
      <w:lvlJc w:val="left"/>
      <w:rPr>
        <w:rFonts w:hint="default" w:ascii="宋体" w:hAnsi="宋体" w:eastAsia="宋体" w:cs="Arial"/>
      </w:rPr>
    </w:lvl>
    <w:lvl w:ilvl="4" w:tentative="0">
      <w:start w:val="1"/>
      <w:numFmt w:val="decimal"/>
      <w:pStyle w:val="385"/>
      <w:lvlText w:val="%1.%2.%3.%4.%5."/>
      <w:lvlJc w:val="left"/>
      <w:rPr>
        <w:rFonts w:ascii="宋体" w:hAnsi="宋体" w:eastAsia="宋体"/>
        <w:b w:val="0"/>
        <w:bCs w:val="0"/>
        <w:i w:val="0"/>
        <w:iCs w:val="0"/>
        <w:caps w:val="0"/>
        <w:smallCaps w:val="0"/>
        <w:strike w:val="0"/>
        <w:dstrike w:val="0"/>
        <w:outline w:val="0"/>
        <w:shadow w:val="0"/>
        <w:emboss w:val="0"/>
        <w:imprint w:val="0"/>
        <w:vanish w:val="0"/>
        <w:spacing w:val="0"/>
        <w:position w:val="0"/>
        <w:u w:val="none"/>
        <w:vertAlign w:val="baseline"/>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18">
    <w:nsid w:val="39011649"/>
    <w:multiLevelType w:val="multilevel"/>
    <w:tmpl w:val="39011649"/>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42D2A66"/>
    <w:multiLevelType w:val="multilevel"/>
    <w:tmpl w:val="442D2A66"/>
    <w:lvl w:ilvl="0" w:tentative="0">
      <w:start w:val="1"/>
      <w:numFmt w:val="bullet"/>
      <w:lvlText w:val=""/>
      <w:lvlJc w:val="left"/>
      <w:pPr>
        <w:ind w:left="1140" w:hanging="360"/>
      </w:pPr>
      <w:rPr>
        <w:rFonts w:hint="default" w:ascii="Symbol" w:hAnsi="Symbol"/>
      </w:rPr>
    </w:lvl>
    <w:lvl w:ilvl="1" w:tentative="0">
      <w:start w:val="1"/>
      <w:numFmt w:val="bullet"/>
      <w:lvlText w:val="o"/>
      <w:lvlJc w:val="left"/>
      <w:pPr>
        <w:ind w:left="1860" w:hanging="360"/>
      </w:pPr>
      <w:rPr>
        <w:rFonts w:hint="default" w:ascii="Courier New" w:hAnsi="Courier New" w:cs="Courier New"/>
      </w:rPr>
    </w:lvl>
    <w:lvl w:ilvl="2" w:tentative="0">
      <w:start w:val="1"/>
      <w:numFmt w:val="bullet"/>
      <w:lvlText w:val=""/>
      <w:lvlJc w:val="left"/>
      <w:pPr>
        <w:ind w:left="2580" w:hanging="360"/>
      </w:pPr>
      <w:rPr>
        <w:rFonts w:hint="default" w:ascii="Wingdings" w:hAnsi="Wingdings"/>
      </w:rPr>
    </w:lvl>
    <w:lvl w:ilvl="3" w:tentative="0">
      <w:start w:val="1"/>
      <w:numFmt w:val="bullet"/>
      <w:lvlText w:val=""/>
      <w:lvlJc w:val="left"/>
      <w:pPr>
        <w:ind w:left="3300" w:hanging="360"/>
      </w:pPr>
      <w:rPr>
        <w:rFonts w:hint="default" w:ascii="Symbol" w:hAnsi="Symbol"/>
      </w:rPr>
    </w:lvl>
    <w:lvl w:ilvl="4" w:tentative="0">
      <w:start w:val="1"/>
      <w:numFmt w:val="bullet"/>
      <w:lvlText w:val="o"/>
      <w:lvlJc w:val="left"/>
      <w:pPr>
        <w:ind w:left="4020" w:hanging="360"/>
      </w:pPr>
      <w:rPr>
        <w:rFonts w:hint="default" w:ascii="Courier New" w:hAnsi="Courier New" w:cs="Courier New"/>
      </w:rPr>
    </w:lvl>
    <w:lvl w:ilvl="5" w:tentative="0">
      <w:start w:val="1"/>
      <w:numFmt w:val="bullet"/>
      <w:lvlText w:val=""/>
      <w:lvlJc w:val="left"/>
      <w:pPr>
        <w:ind w:left="4740" w:hanging="360"/>
      </w:pPr>
      <w:rPr>
        <w:rFonts w:hint="default" w:ascii="Wingdings" w:hAnsi="Wingdings"/>
      </w:rPr>
    </w:lvl>
    <w:lvl w:ilvl="6" w:tentative="0">
      <w:start w:val="1"/>
      <w:numFmt w:val="bullet"/>
      <w:lvlText w:val=""/>
      <w:lvlJc w:val="left"/>
      <w:pPr>
        <w:ind w:left="5460" w:hanging="360"/>
      </w:pPr>
      <w:rPr>
        <w:rFonts w:hint="default" w:ascii="Symbol" w:hAnsi="Symbol"/>
      </w:rPr>
    </w:lvl>
    <w:lvl w:ilvl="7" w:tentative="0">
      <w:start w:val="1"/>
      <w:numFmt w:val="bullet"/>
      <w:lvlText w:val="o"/>
      <w:lvlJc w:val="left"/>
      <w:pPr>
        <w:ind w:left="6180" w:hanging="360"/>
      </w:pPr>
      <w:rPr>
        <w:rFonts w:hint="default" w:ascii="Courier New" w:hAnsi="Courier New" w:cs="Courier New"/>
      </w:rPr>
    </w:lvl>
    <w:lvl w:ilvl="8" w:tentative="0">
      <w:start w:val="1"/>
      <w:numFmt w:val="bullet"/>
      <w:lvlText w:val=""/>
      <w:lvlJc w:val="left"/>
      <w:pPr>
        <w:ind w:left="6900" w:hanging="360"/>
      </w:pPr>
      <w:rPr>
        <w:rFonts w:hint="default" w:ascii="Wingdings" w:hAnsi="Wingdings"/>
      </w:rPr>
    </w:lvl>
  </w:abstractNum>
  <w:abstractNum w:abstractNumId="20">
    <w:nsid w:val="48CC7734"/>
    <w:multiLevelType w:val="multilevel"/>
    <w:tmpl w:val="48CC7734"/>
    <w:lvl w:ilvl="0" w:tentative="0">
      <w:start w:val="1"/>
      <w:numFmt w:val="bullet"/>
      <w:pStyle w:val="371"/>
      <w:lvlText w:val="●"/>
      <w:lvlJc w:val="left"/>
      <w:pPr>
        <w:tabs>
          <w:tab w:val="left" w:pos="420"/>
        </w:tabs>
        <w:ind w:left="420" w:hanging="420"/>
      </w:pPr>
      <w:rPr>
        <w:rFonts w:hint="default" w:ascii="Times New Roman" w:hAnsi="Times New Roman" w:cs="Times New Roman"/>
      </w:rPr>
    </w:lvl>
    <w:lvl w:ilvl="1" w:tentative="0">
      <w:start w:val="1"/>
      <w:numFmt w:val="decimal"/>
      <w:lvlText w:val="%2."/>
      <w:lvlJc w:val="left"/>
      <w:pPr>
        <w:tabs>
          <w:tab w:val="left" w:pos="964"/>
        </w:tabs>
        <w:ind w:left="964" w:hanging="397"/>
      </w:pPr>
      <w:rPr>
        <w:rFonts w:hint="eastAsia"/>
        <w:b w:val="0"/>
        <w:i w:val="0"/>
      </w:rPr>
    </w:lvl>
    <w:lvl w:ilvl="2" w:tentative="0">
      <w:start w:val="1"/>
      <w:numFmt w:val="decimal"/>
      <w:lvlText w:val="%2.%3"/>
      <w:lvlJc w:val="left"/>
      <w:pPr>
        <w:tabs>
          <w:tab w:val="left" w:pos="1531"/>
        </w:tabs>
        <w:ind w:left="1531" w:hanging="567"/>
      </w:pPr>
      <w:rPr>
        <w:rFonts w:hint="eastAsia"/>
        <w:b w:val="0"/>
        <w:i w:val="0"/>
      </w:rPr>
    </w:lvl>
    <w:lvl w:ilvl="3" w:tentative="0">
      <w:start w:val="1"/>
      <w:numFmt w:val="upperLetter"/>
      <w:lvlText w:val="%4."/>
      <w:lvlJc w:val="left"/>
      <w:pPr>
        <w:tabs>
          <w:tab w:val="left" w:pos="1928"/>
        </w:tabs>
        <w:ind w:left="1928" w:hanging="397"/>
      </w:pPr>
      <w:rPr>
        <w:rFonts w:hint="eastAsia"/>
      </w:rPr>
    </w:lvl>
    <w:lvl w:ilvl="4" w:tentative="0">
      <w:start w:val="1"/>
      <w:numFmt w:val="lowerLetter"/>
      <w:lvlText w:val="%5."/>
      <w:lvlJc w:val="left"/>
      <w:pPr>
        <w:tabs>
          <w:tab w:val="left" w:pos="2345"/>
        </w:tabs>
        <w:ind w:left="2268" w:hanging="283"/>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21">
    <w:nsid w:val="4D5DD5A5"/>
    <w:multiLevelType w:val="singleLevel"/>
    <w:tmpl w:val="4D5DD5A5"/>
    <w:lvl w:ilvl="0" w:tentative="0">
      <w:start w:val="1"/>
      <w:numFmt w:val="bullet"/>
      <w:lvlText w:val=""/>
      <w:lvlJc w:val="left"/>
      <w:pPr>
        <w:tabs>
          <w:tab w:val="left" w:pos="420"/>
        </w:tabs>
        <w:ind w:left="840" w:hanging="420"/>
      </w:pPr>
      <w:rPr>
        <w:rFonts w:hint="default" w:ascii="Wingdings" w:hAnsi="Wingdings"/>
      </w:rPr>
    </w:lvl>
  </w:abstractNum>
  <w:abstractNum w:abstractNumId="22">
    <w:nsid w:val="4DCB2F17"/>
    <w:multiLevelType w:val="multilevel"/>
    <w:tmpl w:val="4DCB2F17"/>
    <w:lvl w:ilvl="0" w:tentative="0">
      <w:start w:val="1"/>
      <w:numFmt w:val="bullet"/>
      <w:lvlText w:val=""/>
      <w:lvlJc w:val="left"/>
      <w:pPr>
        <w:tabs>
          <w:tab w:val="left" w:pos="987"/>
        </w:tabs>
        <w:ind w:left="987" w:hanging="420"/>
      </w:pPr>
      <w:rPr>
        <w:rFonts w:hint="default" w:ascii="Wingdings" w:hAnsi="Wingdings"/>
      </w:rPr>
    </w:lvl>
    <w:lvl w:ilvl="1" w:tentative="0">
      <w:start w:val="1"/>
      <w:numFmt w:val="bullet"/>
      <w:lvlText w:val=""/>
      <w:lvlJc w:val="left"/>
      <w:pPr>
        <w:tabs>
          <w:tab w:val="left" w:pos="1407"/>
        </w:tabs>
        <w:ind w:left="1407" w:hanging="420"/>
      </w:pPr>
      <w:rPr>
        <w:rFonts w:hint="default" w:ascii="Wingdings" w:hAnsi="Wingdings"/>
      </w:rPr>
    </w:lvl>
    <w:lvl w:ilvl="2" w:tentative="0">
      <w:start w:val="1"/>
      <w:numFmt w:val="bullet"/>
      <w:lvlText w:val=""/>
      <w:lvlJc w:val="left"/>
      <w:pPr>
        <w:tabs>
          <w:tab w:val="left" w:pos="1827"/>
        </w:tabs>
        <w:ind w:left="1827" w:hanging="420"/>
      </w:pPr>
      <w:rPr>
        <w:rFonts w:hint="default" w:ascii="Wingdings" w:hAnsi="Wingdings"/>
      </w:rPr>
    </w:lvl>
    <w:lvl w:ilvl="3" w:tentative="0">
      <w:start w:val="1"/>
      <w:numFmt w:val="bullet"/>
      <w:lvlText w:val=""/>
      <w:lvlJc w:val="left"/>
      <w:pPr>
        <w:tabs>
          <w:tab w:val="left" w:pos="2247"/>
        </w:tabs>
        <w:ind w:left="2247" w:hanging="420"/>
      </w:pPr>
      <w:rPr>
        <w:rFonts w:hint="default" w:ascii="Wingdings" w:hAnsi="Wingdings"/>
      </w:rPr>
    </w:lvl>
    <w:lvl w:ilvl="4" w:tentative="0">
      <w:start w:val="1"/>
      <w:numFmt w:val="bullet"/>
      <w:lvlText w:val=""/>
      <w:lvlJc w:val="left"/>
      <w:pPr>
        <w:tabs>
          <w:tab w:val="left" w:pos="2667"/>
        </w:tabs>
        <w:ind w:left="2667" w:hanging="420"/>
      </w:pPr>
      <w:rPr>
        <w:rFonts w:hint="default" w:ascii="Wingdings" w:hAnsi="Wingdings"/>
      </w:rPr>
    </w:lvl>
    <w:lvl w:ilvl="5" w:tentative="0">
      <w:start w:val="1"/>
      <w:numFmt w:val="bullet"/>
      <w:lvlText w:val=""/>
      <w:lvlJc w:val="left"/>
      <w:pPr>
        <w:tabs>
          <w:tab w:val="left" w:pos="3087"/>
        </w:tabs>
        <w:ind w:left="3087" w:hanging="420"/>
      </w:pPr>
      <w:rPr>
        <w:rFonts w:hint="default" w:ascii="Wingdings" w:hAnsi="Wingdings"/>
      </w:rPr>
    </w:lvl>
    <w:lvl w:ilvl="6" w:tentative="0">
      <w:start w:val="1"/>
      <w:numFmt w:val="bullet"/>
      <w:lvlText w:val=""/>
      <w:lvlJc w:val="left"/>
      <w:pPr>
        <w:tabs>
          <w:tab w:val="left" w:pos="3507"/>
        </w:tabs>
        <w:ind w:left="3507" w:hanging="420"/>
      </w:pPr>
      <w:rPr>
        <w:rFonts w:hint="default" w:ascii="Wingdings" w:hAnsi="Wingdings"/>
      </w:rPr>
    </w:lvl>
    <w:lvl w:ilvl="7" w:tentative="0">
      <w:start w:val="1"/>
      <w:numFmt w:val="bullet"/>
      <w:lvlText w:val=""/>
      <w:lvlJc w:val="left"/>
      <w:pPr>
        <w:tabs>
          <w:tab w:val="left" w:pos="3927"/>
        </w:tabs>
        <w:ind w:left="3927" w:hanging="420"/>
      </w:pPr>
      <w:rPr>
        <w:rFonts w:hint="default" w:ascii="Wingdings" w:hAnsi="Wingdings"/>
      </w:rPr>
    </w:lvl>
    <w:lvl w:ilvl="8" w:tentative="0">
      <w:start w:val="1"/>
      <w:numFmt w:val="bullet"/>
      <w:lvlText w:val=""/>
      <w:lvlJc w:val="left"/>
      <w:pPr>
        <w:tabs>
          <w:tab w:val="left" w:pos="4347"/>
        </w:tabs>
        <w:ind w:left="4347" w:hanging="420"/>
      </w:pPr>
      <w:rPr>
        <w:rFonts w:hint="default" w:ascii="Wingdings" w:hAnsi="Wingdings"/>
      </w:rPr>
    </w:lvl>
  </w:abstractNum>
  <w:abstractNum w:abstractNumId="23">
    <w:nsid w:val="589053B4"/>
    <w:multiLevelType w:val="multilevel"/>
    <w:tmpl w:val="589053B4"/>
    <w:lvl w:ilvl="0" w:tentative="0">
      <w:start w:val="1"/>
      <w:numFmt w:val="decimal"/>
      <w:pStyle w:val="112"/>
      <w:lvlText w:val="%1."/>
      <w:lvlJc w:val="left"/>
      <w:pPr>
        <w:tabs>
          <w:tab w:val="left" w:pos="2940"/>
        </w:tabs>
        <w:ind w:left="2940" w:hanging="420"/>
      </w:pPr>
    </w:lvl>
    <w:lvl w:ilvl="1" w:tentative="0">
      <w:start w:val="1"/>
      <w:numFmt w:val="decimal"/>
      <w:lvlText w:val="（%2）"/>
      <w:lvlJc w:val="left"/>
      <w:pPr>
        <w:tabs>
          <w:tab w:val="left" w:pos="3660"/>
        </w:tabs>
        <w:ind w:left="3660" w:hanging="720"/>
      </w:pPr>
      <w:rPr>
        <w:rFonts w:hint="eastAsia"/>
      </w:rPr>
    </w:lvl>
    <w:lvl w:ilvl="2" w:tentative="0">
      <w:start w:val="1"/>
      <w:numFmt w:val="lowerRoman"/>
      <w:lvlText w:val="%3."/>
      <w:lvlJc w:val="right"/>
      <w:pPr>
        <w:tabs>
          <w:tab w:val="left" w:pos="3780"/>
        </w:tabs>
        <w:ind w:left="3780" w:hanging="420"/>
      </w:pPr>
    </w:lvl>
    <w:lvl w:ilvl="3" w:tentative="0">
      <w:start w:val="1"/>
      <w:numFmt w:val="decimal"/>
      <w:lvlText w:val="%4."/>
      <w:lvlJc w:val="left"/>
      <w:pPr>
        <w:tabs>
          <w:tab w:val="left" w:pos="4200"/>
        </w:tabs>
        <w:ind w:left="4200" w:hanging="420"/>
      </w:pPr>
    </w:lvl>
    <w:lvl w:ilvl="4" w:tentative="0">
      <w:start w:val="1"/>
      <w:numFmt w:val="lowerLetter"/>
      <w:lvlText w:val="%5)"/>
      <w:lvlJc w:val="left"/>
      <w:pPr>
        <w:tabs>
          <w:tab w:val="left" w:pos="4620"/>
        </w:tabs>
        <w:ind w:left="4620" w:hanging="420"/>
      </w:pPr>
    </w:lvl>
    <w:lvl w:ilvl="5" w:tentative="0">
      <w:start w:val="1"/>
      <w:numFmt w:val="lowerRoman"/>
      <w:lvlText w:val="%6."/>
      <w:lvlJc w:val="right"/>
      <w:pPr>
        <w:tabs>
          <w:tab w:val="left" w:pos="5040"/>
        </w:tabs>
        <w:ind w:left="5040" w:hanging="420"/>
      </w:pPr>
    </w:lvl>
    <w:lvl w:ilvl="6" w:tentative="0">
      <w:start w:val="1"/>
      <w:numFmt w:val="decimal"/>
      <w:lvlText w:val="%7."/>
      <w:lvlJc w:val="left"/>
      <w:pPr>
        <w:tabs>
          <w:tab w:val="left" w:pos="5460"/>
        </w:tabs>
        <w:ind w:left="5460" w:hanging="420"/>
      </w:pPr>
    </w:lvl>
    <w:lvl w:ilvl="7" w:tentative="0">
      <w:start w:val="1"/>
      <w:numFmt w:val="lowerLetter"/>
      <w:lvlText w:val="%8)"/>
      <w:lvlJc w:val="left"/>
      <w:pPr>
        <w:tabs>
          <w:tab w:val="left" w:pos="5880"/>
        </w:tabs>
        <w:ind w:left="5880" w:hanging="420"/>
      </w:pPr>
    </w:lvl>
    <w:lvl w:ilvl="8" w:tentative="0">
      <w:start w:val="1"/>
      <w:numFmt w:val="lowerRoman"/>
      <w:lvlText w:val="%9."/>
      <w:lvlJc w:val="right"/>
      <w:pPr>
        <w:tabs>
          <w:tab w:val="left" w:pos="6300"/>
        </w:tabs>
        <w:ind w:left="6300" w:hanging="420"/>
      </w:pPr>
    </w:lvl>
  </w:abstractNum>
  <w:abstractNum w:abstractNumId="24">
    <w:nsid w:val="675D2E39"/>
    <w:multiLevelType w:val="multilevel"/>
    <w:tmpl w:val="675D2E3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6E5A4C40"/>
    <w:multiLevelType w:val="multilevel"/>
    <w:tmpl w:val="6E5A4C4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6">
    <w:nsid w:val="72D064F3"/>
    <w:multiLevelType w:val="multilevel"/>
    <w:tmpl w:val="72D064F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73A66D9E"/>
    <w:multiLevelType w:val="multilevel"/>
    <w:tmpl w:val="73A66D9E"/>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7332633"/>
    <w:multiLevelType w:val="multilevel"/>
    <w:tmpl w:val="77332633"/>
    <w:lvl w:ilvl="0" w:tentative="0">
      <w:start w:val="1"/>
      <w:numFmt w:val="none"/>
      <w:pStyle w:val="198"/>
      <w:lvlText w:val="●"/>
      <w:lvlJc w:val="left"/>
      <w:pPr>
        <w:tabs>
          <w:tab w:val="left" w:pos="1224"/>
        </w:tabs>
        <w:ind w:left="1224" w:hanging="504"/>
      </w:pPr>
    </w:lvl>
    <w:lvl w:ilvl="1" w:tentative="0">
      <w:start w:val="1"/>
      <w:numFmt w:val="none"/>
      <w:pStyle w:val="199"/>
      <w:lvlText w:val="●"/>
      <w:lvlJc w:val="left"/>
      <w:pPr>
        <w:tabs>
          <w:tab w:val="left" w:pos="1728"/>
        </w:tabs>
        <w:ind w:left="1728" w:hanging="504"/>
      </w:pPr>
    </w:lvl>
    <w:lvl w:ilvl="2" w:tentative="0">
      <w:start w:val="1"/>
      <w:numFmt w:val="none"/>
      <w:pStyle w:val="200"/>
      <w:lvlText w:val="●"/>
      <w:lvlJc w:val="left"/>
      <w:pPr>
        <w:tabs>
          <w:tab w:val="left" w:pos="2232"/>
        </w:tabs>
        <w:ind w:left="2232" w:hanging="504"/>
      </w:pPr>
    </w:lvl>
    <w:lvl w:ilvl="3" w:tentative="0">
      <w:start w:val="1"/>
      <w:numFmt w:val="none"/>
      <w:lvlText w:val="●"/>
      <w:lvlJc w:val="left"/>
      <w:pPr>
        <w:tabs>
          <w:tab w:val="left" w:pos="2736"/>
        </w:tabs>
        <w:ind w:left="2736" w:hanging="504"/>
      </w:pPr>
    </w:lvl>
    <w:lvl w:ilvl="4" w:tentative="0">
      <w:start w:val="1"/>
      <w:numFmt w:val="none"/>
      <w:lvlText w:val="●"/>
      <w:lvlJc w:val="left"/>
      <w:pPr>
        <w:tabs>
          <w:tab w:val="left" w:pos="3240"/>
        </w:tabs>
        <w:ind w:left="3240" w:hanging="504"/>
      </w:pPr>
    </w:lvl>
    <w:lvl w:ilvl="5" w:tentative="0">
      <w:start w:val="1"/>
      <w:numFmt w:val="none"/>
      <w:lvlText w:val="●"/>
      <w:lvlJc w:val="left"/>
      <w:pPr>
        <w:tabs>
          <w:tab w:val="left" w:pos="3744"/>
        </w:tabs>
        <w:ind w:left="3744" w:hanging="504"/>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29">
    <w:nsid w:val="77F25F52"/>
    <w:multiLevelType w:val="multilevel"/>
    <w:tmpl w:val="77F25F52"/>
    <w:lvl w:ilvl="0" w:tentative="0">
      <w:start w:val="1"/>
      <w:numFmt w:val="decimal"/>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30">
    <w:nsid w:val="7B2D4FD7"/>
    <w:multiLevelType w:val="multilevel"/>
    <w:tmpl w:val="7B2D4FD7"/>
    <w:lvl w:ilvl="0" w:tentative="0">
      <w:start w:val="1"/>
      <w:numFmt w:val="decimal"/>
      <w:pStyle w:val="167"/>
      <w:lvlText w:val="%1."/>
      <w:lvlJc w:val="left"/>
      <w:pPr>
        <w:tabs>
          <w:tab w:val="left" w:pos="2940"/>
        </w:tabs>
        <w:ind w:left="2940" w:hanging="420"/>
      </w:pPr>
    </w:lvl>
    <w:lvl w:ilvl="1" w:tentative="0">
      <w:start w:val="1"/>
      <w:numFmt w:val="lowerLetter"/>
      <w:lvlText w:val="%2)"/>
      <w:lvlJc w:val="left"/>
      <w:pPr>
        <w:tabs>
          <w:tab w:val="left" w:pos="3360"/>
        </w:tabs>
        <w:ind w:left="3360" w:hanging="420"/>
      </w:pPr>
    </w:lvl>
    <w:lvl w:ilvl="2" w:tentative="0">
      <w:start w:val="1"/>
      <w:numFmt w:val="lowerRoman"/>
      <w:lvlText w:val="%3."/>
      <w:lvlJc w:val="right"/>
      <w:pPr>
        <w:tabs>
          <w:tab w:val="left" w:pos="3780"/>
        </w:tabs>
        <w:ind w:left="3780" w:hanging="420"/>
      </w:pPr>
    </w:lvl>
    <w:lvl w:ilvl="3" w:tentative="0">
      <w:start w:val="1"/>
      <w:numFmt w:val="decimal"/>
      <w:lvlText w:val="%4."/>
      <w:lvlJc w:val="left"/>
      <w:pPr>
        <w:tabs>
          <w:tab w:val="left" w:pos="4200"/>
        </w:tabs>
        <w:ind w:left="4200" w:hanging="420"/>
      </w:pPr>
    </w:lvl>
    <w:lvl w:ilvl="4" w:tentative="0">
      <w:start w:val="1"/>
      <w:numFmt w:val="lowerLetter"/>
      <w:lvlText w:val="%5)"/>
      <w:lvlJc w:val="left"/>
      <w:pPr>
        <w:tabs>
          <w:tab w:val="left" w:pos="4620"/>
        </w:tabs>
        <w:ind w:left="4620" w:hanging="420"/>
      </w:pPr>
    </w:lvl>
    <w:lvl w:ilvl="5" w:tentative="0">
      <w:start w:val="1"/>
      <w:numFmt w:val="lowerRoman"/>
      <w:lvlText w:val="%6."/>
      <w:lvlJc w:val="right"/>
      <w:pPr>
        <w:tabs>
          <w:tab w:val="left" w:pos="5040"/>
        </w:tabs>
        <w:ind w:left="5040" w:hanging="420"/>
      </w:pPr>
    </w:lvl>
    <w:lvl w:ilvl="6" w:tentative="0">
      <w:start w:val="1"/>
      <w:numFmt w:val="decimal"/>
      <w:lvlText w:val="%7."/>
      <w:lvlJc w:val="left"/>
      <w:pPr>
        <w:tabs>
          <w:tab w:val="left" w:pos="5460"/>
        </w:tabs>
        <w:ind w:left="5460" w:hanging="420"/>
      </w:pPr>
    </w:lvl>
    <w:lvl w:ilvl="7" w:tentative="0">
      <w:start w:val="1"/>
      <w:numFmt w:val="lowerLetter"/>
      <w:lvlText w:val="%8)"/>
      <w:lvlJc w:val="left"/>
      <w:pPr>
        <w:tabs>
          <w:tab w:val="left" w:pos="5880"/>
        </w:tabs>
        <w:ind w:left="5880" w:hanging="420"/>
      </w:pPr>
    </w:lvl>
    <w:lvl w:ilvl="8" w:tentative="0">
      <w:start w:val="1"/>
      <w:numFmt w:val="lowerRoman"/>
      <w:lvlText w:val="%9."/>
      <w:lvlJc w:val="right"/>
      <w:pPr>
        <w:tabs>
          <w:tab w:val="left" w:pos="6300"/>
        </w:tabs>
        <w:ind w:left="6300" w:hanging="420"/>
      </w:pPr>
    </w:lvl>
  </w:abstractNum>
  <w:abstractNum w:abstractNumId="31">
    <w:nsid w:val="7E1116A7"/>
    <w:multiLevelType w:val="multilevel"/>
    <w:tmpl w:val="7E1116A7"/>
    <w:lvl w:ilvl="0" w:tentative="0">
      <w:start w:val="1"/>
      <w:numFmt w:val="bullet"/>
      <w:lvlText w:val=""/>
      <w:lvlJc w:val="left"/>
      <w:pPr>
        <w:ind w:left="845" w:hanging="420"/>
      </w:pPr>
      <w:rPr>
        <w:rFonts w:hint="default" w:ascii="Wingdings" w:hAnsi="Wingdings"/>
      </w:rPr>
    </w:lvl>
    <w:lvl w:ilvl="1" w:tentative="0">
      <w:start w:val="1"/>
      <w:numFmt w:val="bullet"/>
      <w:lvlText w:val=""/>
      <w:lvlJc w:val="left"/>
      <w:pPr>
        <w:ind w:left="1265" w:hanging="420"/>
      </w:pPr>
      <w:rPr>
        <w:rFonts w:hint="default" w:ascii="Wingdings" w:hAnsi="Wingdings"/>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32">
    <w:nsid w:val="7F1509D2"/>
    <w:multiLevelType w:val="singleLevel"/>
    <w:tmpl w:val="7F1509D2"/>
    <w:lvl w:ilvl="0" w:tentative="0">
      <w:start w:val="1"/>
      <w:numFmt w:val="decimal"/>
      <w:suff w:val="nothing"/>
      <w:lvlText w:val="%1、"/>
      <w:lvlJc w:val="left"/>
      <w:pPr>
        <w:ind w:left="-60"/>
      </w:pPr>
    </w:lvl>
  </w:abstractNum>
  <w:num w:numId="1">
    <w:abstractNumId w:val="0"/>
  </w:num>
  <w:num w:numId="2">
    <w:abstractNumId w:val="23"/>
  </w:num>
  <w:num w:numId="3">
    <w:abstractNumId w:val="16"/>
  </w:num>
  <w:num w:numId="4">
    <w:abstractNumId w:val="30"/>
  </w:num>
  <w:num w:numId="5">
    <w:abstractNumId w:val="1"/>
  </w:num>
  <w:num w:numId="6">
    <w:abstractNumId w:val="28"/>
  </w:num>
  <w:num w:numId="7">
    <w:abstractNumId w:val="2"/>
  </w:num>
  <w:num w:numId="8">
    <w:abstractNumId w:val="3"/>
  </w:num>
  <w:num w:numId="9">
    <w:abstractNumId w:val="6"/>
  </w:num>
  <w:num w:numId="10">
    <w:abstractNumId w:val="4"/>
  </w:num>
  <w:num w:numId="11">
    <w:abstractNumId w:val="5"/>
  </w:num>
  <w:num w:numId="12">
    <w:abstractNumId w:val="8"/>
  </w:num>
  <w:num w:numId="13">
    <w:abstractNumId w:val="7"/>
  </w:num>
  <w:num w:numId="14">
    <w:abstractNumId w:val="15"/>
  </w:num>
  <w:num w:numId="15">
    <w:abstractNumId w:val="20"/>
  </w:num>
  <w:num w:numId="16">
    <w:abstractNumId w:val="17"/>
  </w:num>
  <w:num w:numId="17">
    <w:abstractNumId w:val="11"/>
  </w:num>
  <w:num w:numId="18">
    <w:abstractNumId w:val="13"/>
  </w:num>
  <w:num w:numId="19">
    <w:abstractNumId w:val="19"/>
  </w:num>
  <w:num w:numId="20">
    <w:abstractNumId w:val="32"/>
  </w:num>
  <w:num w:numId="21">
    <w:abstractNumId w:val="10"/>
  </w:num>
  <w:num w:numId="22">
    <w:abstractNumId w:val="31"/>
  </w:num>
  <w:num w:numId="23">
    <w:abstractNumId w:val="14"/>
  </w:num>
  <w:num w:numId="24">
    <w:abstractNumId w:val="21"/>
  </w:num>
  <w:num w:numId="25">
    <w:abstractNumId w:val="22"/>
  </w:num>
  <w:num w:numId="26">
    <w:abstractNumId w:val="24"/>
  </w:num>
  <w:num w:numId="27">
    <w:abstractNumId w:val="27"/>
  </w:num>
  <w:num w:numId="28">
    <w:abstractNumId w:val="9"/>
  </w:num>
  <w:num w:numId="29">
    <w:abstractNumId w:val="18"/>
  </w:num>
  <w:num w:numId="30">
    <w:abstractNumId w:val="25"/>
  </w:num>
  <w:num w:numId="31">
    <w:abstractNumId w:val="29"/>
  </w:num>
  <w:num w:numId="32">
    <w:abstractNumId w:val="26"/>
  </w:num>
  <w:num w:numId="33">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知足者常乐 [2]">
    <w15:presenceInfo w15:providerId="None" w15:userId="知足者常乐 [2]"/>
  </w15:person>
  <w15:person w15:author="知足者常乐">
    <w15:presenceInfo w15:providerId="None" w15:userId="知足者常乐"/>
  </w15:person>
  <w15:person w15:author="宇 刘">
    <w15:presenceInfo w15:providerId="None" w15:userId="宇 刘"/>
  </w15:person>
  <w15:person w15:author="Lan Rambo">
    <w15:presenceInfo w15:providerId="Windows Live" w15:userId="9eeb1822de33f7a6"/>
  </w15:person>
  <w15:person w15:author="Unknown">
    <w15:presenceInfo w15:providerId="None" w15:userId="Unknown"/>
  </w15:person>
  <w15:person w15:author="知足者常乐 [2]">
    <w15:presenceInfo w15:providerId="WPS Office" w15:userId="18142224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hideSpellingErrors/>
  <w:hideGrammaticalErrors/>
  <w:linkStyles/>
  <w:attachedTemplate r:id="rId1"/>
  <w:trackRevisions w:val="1"/>
  <w:documentProtection w:enforcement="0"/>
  <w:defaultTabStop w:val="965"/>
  <w:doNotHyphenateCaps/>
  <w:drawingGridHorizontalSpacing w:val="120"/>
  <w:drawingGridVerticalSpacing w:val="104"/>
  <w:displayHorizontalDrawingGridEvery w:val="0"/>
  <w:displayVerticalDrawingGridEvery w:val="0"/>
  <w:doNotUseMarginsForDrawingGridOrigin w:val="1"/>
  <w:drawingGridHorizontalOrigin w:val="1800"/>
  <w:drawingGridVerticalOrigin w:val="1440"/>
  <w:doNotShadeFormData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ccessList" w:val="\'5c'5c'5c'5c'80\'5c'5c'5c'5c'00"/>
    <w:docVar w:name="AIM_Version" w:val="1.0.5"/>
    <w:docVar w:name="commondata" w:val="eyJoZGlkIjoiMzQ1NTg4ZjI0MGZhNTNlZDdhNDY3ZWUzOTZlNmRiMWMifQ=="/>
    <w:docVar w:name="DocumentName" w:val="New Deliverable"/>
    <w:docVar w:name="DocumentType" w:val="8"/>
    <w:docVar w:name="LoginDate" w:val=" 40179"/>
    <w:docVar w:name="ProjectCode" w:val="AIMADV"/>
    <w:docVar w:name="UserName" w:val="AIM Advantage"/>
  </w:docVars>
  <w:rsids>
    <w:rsidRoot w:val="00A863DA"/>
    <w:rsid w:val="000008BB"/>
    <w:rsid w:val="0000108C"/>
    <w:rsid w:val="00002A29"/>
    <w:rsid w:val="000051B9"/>
    <w:rsid w:val="00006164"/>
    <w:rsid w:val="00010898"/>
    <w:rsid w:val="00011B9D"/>
    <w:rsid w:val="000128EB"/>
    <w:rsid w:val="00013E8D"/>
    <w:rsid w:val="000162E1"/>
    <w:rsid w:val="00016A44"/>
    <w:rsid w:val="0002340F"/>
    <w:rsid w:val="0002450C"/>
    <w:rsid w:val="00025241"/>
    <w:rsid w:val="00026B64"/>
    <w:rsid w:val="00034141"/>
    <w:rsid w:val="00034DB2"/>
    <w:rsid w:val="0003675C"/>
    <w:rsid w:val="0004207D"/>
    <w:rsid w:val="00042361"/>
    <w:rsid w:val="000435AD"/>
    <w:rsid w:val="000442B7"/>
    <w:rsid w:val="0004466D"/>
    <w:rsid w:val="000449AF"/>
    <w:rsid w:val="00044DB9"/>
    <w:rsid w:val="00047A3A"/>
    <w:rsid w:val="00051477"/>
    <w:rsid w:val="000516C6"/>
    <w:rsid w:val="00053FEF"/>
    <w:rsid w:val="00054553"/>
    <w:rsid w:val="00054EF0"/>
    <w:rsid w:val="0005502C"/>
    <w:rsid w:val="00063009"/>
    <w:rsid w:val="0006329C"/>
    <w:rsid w:val="00065866"/>
    <w:rsid w:val="000660FC"/>
    <w:rsid w:val="00067620"/>
    <w:rsid w:val="000701B6"/>
    <w:rsid w:val="0007293B"/>
    <w:rsid w:val="000759CA"/>
    <w:rsid w:val="000777BD"/>
    <w:rsid w:val="000803AE"/>
    <w:rsid w:val="00081D19"/>
    <w:rsid w:val="00083B10"/>
    <w:rsid w:val="00085448"/>
    <w:rsid w:val="000854BF"/>
    <w:rsid w:val="00090BF5"/>
    <w:rsid w:val="00092E14"/>
    <w:rsid w:val="00094A7C"/>
    <w:rsid w:val="00095EFA"/>
    <w:rsid w:val="00096ED2"/>
    <w:rsid w:val="00096FEE"/>
    <w:rsid w:val="00097E9B"/>
    <w:rsid w:val="000A18F5"/>
    <w:rsid w:val="000A2386"/>
    <w:rsid w:val="000A2970"/>
    <w:rsid w:val="000A37E7"/>
    <w:rsid w:val="000A5753"/>
    <w:rsid w:val="000A5AF2"/>
    <w:rsid w:val="000B0342"/>
    <w:rsid w:val="000B23D9"/>
    <w:rsid w:val="000B3399"/>
    <w:rsid w:val="000B3573"/>
    <w:rsid w:val="000B3812"/>
    <w:rsid w:val="000B425A"/>
    <w:rsid w:val="000B4D4D"/>
    <w:rsid w:val="000B5CD1"/>
    <w:rsid w:val="000B6C05"/>
    <w:rsid w:val="000B771E"/>
    <w:rsid w:val="000B7E6F"/>
    <w:rsid w:val="000C0B8C"/>
    <w:rsid w:val="000C1F1A"/>
    <w:rsid w:val="000C4E54"/>
    <w:rsid w:val="000C5204"/>
    <w:rsid w:val="000C786B"/>
    <w:rsid w:val="000D16C0"/>
    <w:rsid w:val="000D2C1D"/>
    <w:rsid w:val="000D2EFE"/>
    <w:rsid w:val="000D410B"/>
    <w:rsid w:val="000D5CDC"/>
    <w:rsid w:val="000E11C4"/>
    <w:rsid w:val="000E1C2E"/>
    <w:rsid w:val="000E30BE"/>
    <w:rsid w:val="000E32AA"/>
    <w:rsid w:val="000E3794"/>
    <w:rsid w:val="000E3BD7"/>
    <w:rsid w:val="000E5274"/>
    <w:rsid w:val="000E5CAC"/>
    <w:rsid w:val="000F0482"/>
    <w:rsid w:val="000F19F8"/>
    <w:rsid w:val="000F209E"/>
    <w:rsid w:val="000F520C"/>
    <w:rsid w:val="000F52A8"/>
    <w:rsid w:val="000F6D0F"/>
    <w:rsid w:val="000F7BF3"/>
    <w:rsid w:val="000F7CC7"/>
    <w:rsid w:val="00100A5A"/>
    <w:rsid w:val="00101486"/>
    <w:rsid w:val="00106798"/>
    <w:rsid w:val="001067EF"/>
    <w:rsid w:val="00106A0B"/>
    <w:rsid w:val="0011114B"/>
    <w:rsid w:val="00114373"/>
    <w:rsid w:val="0011477E"/>
    <w:rsid w:val="00116124"/>
    <w:rsid w:val="001171C7"/>
    <w:rsid w:val="00117ED0"/>
    <w:rsid w:val="0012448F"/>
    <w:rsid w:val="0012485B"/>
    <w:rsid w:val="00124D33"/>
    <w:rsid w:val="00125EB7"/>
    <w:rsid w:val="00126847"/>
    <w:rsid w:val="00127105"/>
    <w:rsid w:val="00127E4A"/>
    <w:rsid w:val="00127F1D"/>
    <w:rsid w:val="001372D2"/>
    <w:rsid w:val="00137FE0"/>
    <w:rsid w:val="00137FE2"/>
    <w:rsid w:val="0014187D"/>
    <w:rsid w:val="001429C3"/>
    <w:rsid w:val="00143D97"/>
    <w:rsid w:val="00154E87"/>
    <w:rsid w:val="0015503A"/>
    <w:rsid w:val="00156407"/>
    <w:rsid w:val="00160609"/>
    <w:rsid w:val="00160FF4"/>
    <w:rsid w:val="00161CAD"/>
    <w:rsid w:val="00162719"/>
    <w:rsid w:val="00163328"/>
    <w:rsid w:val="00163E73"/>
    <w:rsid w:val="001642C3"/>
    <w:rsid w:val="00164AC7"/>
    <w:rsid w:val="00166A05"/>
    <w:rsid w:val="00167424"/>
    <w:rsid w:val="0017222E"/>
    <w:rsid w:val="00172FB9"/>
    <w:rsid w:val="0017301B"/>
    <w:rsid w:val="00173CEE"/>
    <w:rsid w:val="00175A9F"/>
    <w:rsid w:val="00176F30"/>
    <w:rsid w:val="00177AE6"/>
    <w:rsid w:val="00180ADC"/>
    <w:rsid w:val="0018440D"/>
    <w:rsid w:val="00186C6F"/>
    <w:rsid w:val="00190F1E"/>
    <w:rsid w:val="00191221"/>
    <w:rsid w:val="00191246"/>
    <w:rsid w:val="001914EB"/>
    <w:rsid w:val="00192CC4"/>
    <w:rsid w:val="0019353C"/>
    <w:rsid w:val="00193797"/>
    <w:rsid w:val="00194EFC"/>
    <w:rsid w:val="001956BE"/>
    <w:rsid w:val="001A129B"/>
    <w:rsid w:val="001A1E03"/>
    <w:rsid w:val="001A2AC5"/>
    <w:rsid w:val="001A43C3"/>
    <w:rsid w:val="001A5CE0"/>
    <w:rsid w:val="001B28B4"/>
    <w:rsid w:val="001B2AFC"/>
    <w:rsid w:val="001B3D95"/>
    <w:rsid w:val="001B66A0"/>
    <w:rsid w:val="001B7A59"/>
    <w:rsid w:val="001C0037"/>
    <w:rsid w:val="001C1C90"/>
    <w:rsid w:val="001C3266"/>
    <w:rsid w:val="001C391F"/>
    <w:rsid w:val="001C3CAB"/>
    <w:rsid w:val="001C4574"/>
    <w:rsid w:val="001C4EB5"/>
    <w:rsid w:val="001C660C"/>
    <w:rsid w:val="001C765A"/>
    <w:rsid w:val="001D0E86"/>
    <w:rsid w:val="001D0F07"/>
    <w:rsid w:val="001D1AB1"/>
    <w:rsid w:val="001D22E1"/>
    <w:rsid w:val="001D6ED4"/>
    <w:rsid w:val="001E0E59"/>
    <w:rsid w:val="001E54E7"/>
    <w:rsid w:val="001E7E83"/>
    <w:rsid w:val="001F0B1A"/>
    <w:rsid w:val="001F1806"/>
    <w:rsid w:val="001F1EA0"/>
    <w:rsid w:val="001F30D9"/>
    <w:rsid w:val="001F5CA8"/>
    <w:rsid w:val="001F7479"/>
    <w:rsid w:val="002007A0"/>
    <w:rsid w:val="00204562"/>
    <w:rsid w:val="00204920"/>
    <w:rsid w:val="00205B5F"/>
    <w:rsid w:val="00206679"/>
    <w:rsid w:val="0021154B"/>
    <w:rsid w:val="002116F7"/>
    <w:rsid w:val="00212CE3"/>
    <w:rsid w:val="00215F04"/>
    <w:rsid w:val="00216213"/>
    <w:rsid w:val="00216315"/>
    <w:rsid w:val="00216380"/>
    <w:rsid w:val="002207B5"/>
    <w:rsid w:val="00220951"/>
    <w:rsid w:val="002261B6"/>
    <w:rsid w:val="00226672"/>
    <w:rsid w:val="00234097"/>
    <w:rsid w:val="00236623"/>
    <w:rsid w:val="00237E32"/>
    <w:rsid w:val="0024109D"/>
    <w:rsid w:val="002425A5"/>
    <w:rsid w:val="00243AB4"/>
    <w:rsid w:val="00243DF0"/>
    <w:rsid w:val="002442AB"/>
    <w:rsid w:val="002445CC"/>
    <w:rsid w:val="00251F38"/>
    <w:rsid w:val="00253D79"/>
    <w:rsid w:val="002568C0"/>
    <w:rsid w:val="002613CD"/>
    <w:rsid w:val="002622F0"/>
    <w:rsid w:val="00262A43"/>
    <w:rsid w:val="00265832"/>
    <w:rsid w:val="002659DD"/>
    <w:rsid w:val="00265ABB"/>
    <w:rsid w:val="002667C7"/>
    <w:rsid w:val="00266FFD"/>
    <w:rsid w:val="00272107"/>
    <w:rsid w:val="00274272"/>
    <w:rsid w:val="00277018"/>
    <w:rsid w:val="0028072B"/>
    <w:rsid w:val="00283880"/>
    <w:rsid w:val="00284731"/>
    <w:rsid w:val="0028768C"/>
    <w:rsid w:val="002908F1"/>
    <w:rsid w:val="00290C13"/>
    <w:rsid w:val="002917DE"/>
    <w:rsid w:val="00291B61"/>
    <w:rsid w:val="00295686"/>
    <w:rsid w:val="00296019"/>
    <w:rsid w:val="002A0470"/>
    <w:rsid w:val="002A44A9"/>
    <w:rsid w:val="002A4650"/>
    <w:rsid w:val="002A5763"/>
    <w:rsid w:val="002A5FDF"/>
    <w:rsid w:val="002A6538"/>
    <w:rsid w:val="002B194C"/>
    <w:rsid w:val="002B2439"/>
    <w:rsid w:val="002B3004"/>
    <w:rsid w:val="002B7807"/>
    <w:rsid w:val="002B7921"/>
    <w:rsid w:val="002B7E0E"/>
    <w:rsid w:val="002C1812"/>
    <w:rsid w:val="002C1838"/>
    <w:rsid w:val="002C1C64"/>
    <w:rsid w:val="002C26B6"/>
    <w:rsid w:val="002C2B52"/>
    <w:rsid w:val="002C389F"/>
    <w:rsid w:val="002C4CB5"/>
    <w:rsid w:val="002C771F"/>
    <w:rsid w:val="002D37B6"/>
    <w:rsid w:val="002D4450"/>
    <w:rsid w:val="002D4ADD"/>
    <w:rsid w:val="002D61F8"/>
    <w:rsid w:val="002D6C8E"/>
    <w:rsid w:val="002E28E8"/>
    <w:rsid w:val="002E309A"/>
    <w:rsid w:val="002E4835"/>
    <w:rsid w:val="002E7E1A"/>
    <w:rsid w:val="002F094B"/>
    <w:rsid w:val="002F23AB"/>
    <w:rsid w:val="002F3ED2"/>
    <w:rsid w:val="002F557A"/>
    <w:rsid w:val="002F6419"/>
    <w:rsid w:val="00300EC3"/>
    <w:rsid w:val="003011E3"/>
    <w:rsid w:val="0030175A"/>
    <w:rsid w:val="00305B43"/>
    <w:rsid w:val="00305DC6"/>
    <w:rsid w:val="0030679C"/>
    <w:rsid w:val="00310093"/>
    <w:rsid w:val="0031056D"/>
    <w:rsid w:val="003127F9"/>
    <w:rsid w:val="00312B5C"/>
    <w:rsid w:val="00312E3D"/>
    <w:rsid w:val="0032165B"/>
    <w:rsid w:val="00321909"/>
    <w:rsid w:val="0032250F"/>
    <w:rsid w:val="00322589"/>
    <w:rsid w:val="00323FE3"/>
    <w:rsid w:val="0032485F"/>
    <w:rsid w:val="00335188"/>
    <w:rsid w:val="00335744"/>
    <w:rsid w:val="00335A1E"/>
    <w:rsid w:val="003371C8"/>
    <w:rsid w:val="00340244"/>
    <w:rsid w:val="003412DB"/>
    <w:rsid w:val="0034248D"/>
    <w:rsid w:val="003434A8"/>
    <w:rsid w:val="00343B4D"/>
    <w:rsid w:val="003449FC"/>
    <w:rsid w:val="00346185"/>
    <w:rsid w:val="00346187"/>
    <w:rsid w:val="00347FD4"/>
    <w:rsid w:val="0035205F"/>
    <w:rsid w:val="003521C9"/>
    <w:rsid w:val="00352EA9"/>
    <w:rsid w:val="003546DB"/>
    <w:rsid w:val="00354A42"/>
    <w:rsid w:val="00354E17"/>
    <w:rsid w:val="0035553B"/>
    <w:rsid w:val="0036062D"/>
    <w:rsid w:val="00362017"/>
    <w:rsid w:val="00364F69"/>
    <w:rsid w:val="0037237D"/>
    <w:rsid w:val="00375E2E"/>
    <w:rsid w:val="00380948"/>
    <w:rsid w:val="0038386B"/>
    <w:rsid w:val="0038484B"/>
    <w:rsid w:val="00386696"/>
    <w:rsid w:val="00392BFE"/>
    <w:rsid w:val="00393735"/>
    <w:rsid w:val="00393E15"/>
    <w:rsid w:val="003A0118"/>
    <w:rsid w:val="003A43C9"/>
    <w:rsid w:val="003A47BD"/>
    <w:rsid w:val="003A47E0"/>
    <w:rsid w:val="003B2926"/>
    <w:rsid w:val="003B31BF"/>
    <w:rsid w:val="003B35C9"/>
    <w:rsid w:val="003B48F4"/>
    <w:rsid w:val="003B506A"/>
    <w:rsid w:val="003B6853"/>
    <w:rsid w:val="003B6CA8"/>
    <w:rsid w:val="003C1163"/>
    <w:rsid w:val="003C2366"/>
    <w:rsid w:val="003C3449"/>
    <w:rsid w:val="003C4125"/>
    <w:rsid w:val="003C53C4"/>
    <w:rsid w:val="003C7EB2"/>
    <w:rsid w:val="003D058B"/>
    <w:rsid w:val="003D1157"/>
    <w:rsid w:val="003D2136"/>
    <w:rsid w:val="003D299B"/>
    <w:rsid w:val="003D667C"/>
    <w:rsid w:val="003D6B0C"/>
    <w:rsid w:val="003D77D6"/>
    <w:rsid w:val="003E000D"/>
    <w:rsid w:val="003E07E4"/>
    <w:rsid w:val="003E1685"/>
    <w:rsid w:val="003E22AC"/>
    <w:rsid w:val="003E309B"/>
    <w:rsid w:val="003E3386"/>
    <w:rsid w:val="003F079C"/>
    <w:rsid w:val="003F2215"/>
    <w:rsid w:val="003F2A60"/>
    <w:rsid w:val="003F4298"/>
    <w:rsid w:val="003F4A9F"/>
    <w:rsid w:val="003F6BEA"/>
    <w:rsid w:val="003F6C0B"/>
    <w:rsid w:val="003F7C15"/>
    <w:rsid w:val="00400747"/>
    <w:rsid w:val="00400E14"/>
    <w:rsid w:val="0040132B"/>
    <w:rsid w:val="00404B72"/>
    <w:rsid w:val="00405CF3"/>
    <w:rsid w:val="00406688"/>
    <w:rsid w:val="00411D45"/>
    <w:rsid w:val="00412D88"/>
    <w:rsid w:val="00414C8C"/>
    <w:rsid w:val="00415754"/>
    <w:rsid w:val="00421D34"/>
    <w:rsid w:val="004226B7"/>
    <w:rsid w:val="00423995"/>
    <w:rsid w:val="004312F6"/>
    <w:rsid w:val="00431419"/>
    <w:rsid w:val="00431A78"/>
    <w:rsid w:val="00432CC6"/>
    <w:rsid w:val="00433307"/>
    <w:rsid w:val="00433AC1"/>
    <w:rsid w:val="00436A79"/>
    <w:rsid w:val="0044075C"/>
    <w:rsid w:val="004409C9"/>
    <w:rsid w:val="00440D29"/>
    <w:rsid w:val="004418A2"/>
    <w:rsid w:val="00442A30"/>
    <w:rsid w:val="00445478"/>
    <w:rsid w:val="004460A9"/>
    <w:rsid w:val="00447948"/>
    <w:rsid w:val="00450176"/>
    <w:rsid w:val="0045050D"/>
    <w:rsid w:val="004531C1"/>
    <w:rsid w:val="0045613E"/>
    <w:rsid w:val="00456438"/>
    <w:rsid w:val="0045718B"/>
    <w:rsid w:val="00460CE8"/>
    <w:rsid w:val="00466284"/>
    <w:rsid w:val="00466D11"/>
    <w:rsid w:val="004677FD"/>
    <w:rsid w:val="00467D55"/>
    <w:rsid w:val="00473243"/>
    <w:rsid w:val="0047380F"/>
    <w:rsid w:val="004759E3"/>
    <w:rsid w:val="00480023"/>
    <w:rsid w:val="00480099"/>
    <w:rsid w:val="004861D9"/>
    <w:rsid w:val="00486BE9"/>
    <w:rsid w:val="00487E7B"/>
    <w:rsid w:val="004937A7"/>
    <w:rsid w:val="004953E0"/>
    <w:rsid w:val="00495D96"/>
    <w:rsid w:val="00496456"/>
    <w:rsid w:val="00497D7F"/>
    <w:rsid w:val="00497E91"/>
    <w:rsid w:val="004A0C2D"/>
    <w:rsid w:val="004A4BD1"/>
    <w:rsid w:val="004A706F"/>
    <w:rsid w:val="004A7D75"/>
    <w:rsid w:val="004B350D"/>
    <w:rsid w:val="004B5162"/>
    <w:rsid w:val="004B54F6"/>
    <w:rsid w:val="004B625D"/>
    <w:rsid w:val="004B7A7D"/>
    <w:rsid w:val="004C499A"/>
    <w:rsid w:val="004C537C"/>
    <w:rsid w:val="004C6A33"/>
    <w:rsid w:val="004C7D55"/>
    <w:rsid w:val="004D143B"/>
    <w:rsid w:val="004D1473"/>
    <w:rsid w:val="004D152B"/>
    <w:rsid w:val="004D2054"/>
    <w:rsid w:val="004D2D0E"/>
    <w:rsid w:val="004D3834"/>
    <w:rsid w:val="004D650E"/>
    <w:rsid w:val="004D6C18"/>
    <w:rsid w:val="004D6ED1"/>
    <w:rsid w:val="004E3D1F"/>
    <w:rsid w:val="004E6C36"/>
    <w:rsid w:val="004F292B"/>
    <w:rsid w:val="004F58B6"/>
    <w:rsid w:val="004F6F6D"/>
    <w:rsid w:val="004F7B0E"/>
    <w:rsid w:val="004F7C59"/>
    <w:rsid w:val="00501AB4"/>
    <w:rsid w:val="0050265F"/>
    <w:rsid w:val="00504B70"/>
    <w:rsid w:val="00505935"/>
    <w:rsid w:val="00510447"/>
    <w:rsid w:val="005136DB"/>
    <w:rsid w:val="00513CA0"/>
    <w:rsid w:val="005176F5"/>
    <w:rsid w:val="00521D17"/>
    <w:rsid w:val="00521F8E"/>
    <w:rsid w:val="00522622"/>
    <w:rsid w:val="00524C45"/>
    <w:rsid w:val="00524E51"/>
    <w:rsid w:val="005261C3"/>
    <w:rsid w:val="005265B9"/>
    <w:rsid w:val="005265CC"/>
    <w:rsid w:val="00527517"/>
    <w:rsid w:val="005300CF"/>
    <w:rsid w:val="00531659"/>
    <w:rsid w:val="0053461C"/>
    <w:rsid w:val="00534845"/>
    <w:rsid w:val="00543021"/>
    <w:rsid w:val="0055055A"/>
    <w:rsid w:val="00553B59"/>
    <w:rsid w:val="00556D13"/>
    <w:rsid w:val="00561001"/>
    <w:rsid w:val="00565890"/>
    <w:rsid w:val="00566B50"/>
    <w:rsid w:val="00572BFF"/>
    <w:rsid w:val="00573FC7"/>
    <w:rsid w:val="0057575A"/>
    <w:rsid w:val="00575CBA"/>
    <w:rsid w:val="00575CFF"/>
    <w:rsid w:val="00576E05"/>
    <w:rsid w:val="00576FD2"/>
    <w:rsid w:val="00581277"/>
    <w:rsid w:val="00581EA3"/>
    <w:rsid w:val="00582BC7"/>
    <w:rsid w:val="00582CF5"/>
    <w:rsid w:val="00583132"/>
    <w:rsid w:val="00584148"/>
    <w:rsid w:val="00585AD4"/>
    <w:rsid w:val="005908DF"/>
    <w:rsid w:val="005917C2"/>
    <w:rsid w:val="00592525"/>
    <w:rsid w:val="00593AA2"/>
    <w:rsid w:val="005946E4"/>
    <w:rsid w:val="00595180"/>
    <w:rsid w:val="00595943"/>
    <w:rsid w:val="005979E7"/>
    <w:rsid w:val="005A0BD5"/>
    <w:rsid w:val="005A3839"/>
    <w:rsid w:val="005A483E"/>
    <w:rsid w:val="005A500C"/>
    <w:rsid w:val="005A53DC"/>
    <w:rsid w:val="005B1636"/>
    <w:rsid w:val="005B1EBF"/>
    <w:rsid w:val="005B2447"/>
    <w:rsid w:val="005B2A74"/>
    <w:rsid w:val="005B38EA"/>
    <w:rsid w:val="005C0DAE"/>
    <w:rsid w:val="005C2944"/>
    <w:rsid w:val="005C2EAD"/>
    <w:rsid w:val="005C3294"/>
    <w:rsid w:val="005C3CB7"/>
    <w:rsid w:val="005C4A27"/>
    <w:rsid w:val="005C68E5"/>
    <w:rsid w:val="005C76E9"/>
    <w:rsid w:val="005C778E"/>
    <w:rsid w:val="005C7A03"/>
    <w:rsid w:val="005D05D3"/>
    <w:rsid w:val="005D2DA5"/>
    <w:rsid w:val="005D47AB"/>
    <w:rsid w:val="005D49C4"/>
    <w:rsid w:val="005D512F"/>
    <w:rsid w:val="005D52B1"/>
    <w:rsid w:val="005D596E"/>
    <w:rsid w:val="005D7803"/>
    <w:rsid w:val="005E2AD6"/>
    <w:rsid w:val="005E4220"/>
    <w:rsid w:val="005E7654"/>
    <w:rsid w:val="005F1F57"/>
    <w:rsid w:val="00601275"/>
    <w:rsid w:val="00601903"/>
    <w:rsid w:val="0060287B"/>
    <w:rsid w:val="006030C0"/>
    <w:rsid w:val="006038D3"/>
    <w:rsid w:val="00604724"/>
    <w:rsid w:val="00604A71"/>
    <w:rsid w:val="00605D2E"/>
    <w:rsid w:val="006062A5"/>
    <w:rsid w:val="00607E40"/>
    <w:rsid w:val="00607FA5"/>
    <w:rsid w:val="00610492"/>
    <w:rsid w:val="00610CB0"/>
    <w:rsid w:val="006128CA"/>
    <w:rsid w:val="00612D37"/>
    <w:rsid w:val="0061516C"/>
    <w:rsid w:val="00615218"/>
    <w:rsid w:val="006156AD"/>
    <w:rsid w:val="00615C87"/>
    <w:rsid w:val="00617C0D"/>
    <w:rsid w:val="006211C4"/>
    <w:rsid w:val="006218F0"/>
    <w:rsid w:val="00622F9C"/>
    <w:rsid w:val="00624922"/>
    <w:rsid w:val="00625242"/>
    <w:rsid w:val="006257E9"/>
    <w:rsid w:val="00625D3B"/>
    <w:rsid w:val="006268DE"/>
    <w:rsid w:val="0062747B"/>
    <w:rsid w:val="006310DD"/>
    <w:rsid w:val="00631346"/>
    <w:rsid w:val="00631845"/>
    <w:rsid w:val="00633416"/>
    <w:rsid w:val="0063357A"/>
    <w:rsid w:val="00633B0B"/>
    <w:rsid w:val="0063519F"/>
    <w:rsid w:val="00635576"/>
    <w:rsid w:val="006367F1"/>
    <w:rsid w:val="006369F0"/>
    <w:rsid w:val="00641254"/>
    <w:rsid w:val="006420CD"/>
    <w:rsid w:val="006444C5"/>
    <w:rsid w:val="0064493F"/>
    <w:rsid w:val="00645485"/>
    <w:rsid w:val="00645820"/>
    <w:rsid w:val="006464B2"/>
    <w:rsid w:val="00647C3F"/>
    <w:rsid w:val="00650AB9"/>
    <w:rsid w:val="006526D5"/>
    <w:rsid w:val="00652D69"/>
    <w:rsid w:val="00654969"/>
    <w:rsid w:val="00655B46"/>
    <w:rsid w:val="00657053"/>
    <w:rsid w:val="00657AE7"/>
    <w:rsid w:val="00660423"/>
    <w:rsid w:val="00660ECC"/>
    <w:rsid w:val="00660FD7"/>
    <w:rsid w:val="00663278"/>
    <w:rsid w:val="006633D5"/>
    <w:rsid w:val="00667114"/>
    <w:rsid w:val="00667382"/>
    <w:rsid w:val="0067143B"/>
    <w:rsid w:val="00672BC4"/>
    <w:rsid w:val="006738A7"/>
    <w:rsid w:val="00674DCB"/>
    <w:rsid w:val="00675010"/>
    <w:rsid w:val="00675564"/>
    <w:rsid w:val="00675C31"/>
    <w:rsid w:val="00676E30"/>
    <w:rsid w:val="006801A8"/>
    <w:rsid w:val="006827E7"/>
    <w:rsid w:val="00682B59"/>
    <w:rsid w:val="00683546"/>
    <w:rsid w:val="00684EAF"/>
    <w:rsid w:val="00691E3C"/>
    <w:rsid w:val="006923F0"/>
    <w:rsid w:val="00692696"/>
    <w:rsid w:val="0069443A"/>
    <w:rsid w:val="0069629F"/>
    <w:rsid w:val="00697318"/>
    <w:rsid w:val="00697ADF"/>
    <w:rsid w:val="006A4CA9"/>
    <w:rsid w:val="006B2AEF"/>
    <w:rsid w:val="006B4831"/>
    <w:rsid w:val="006B6BFC"/>
    <w:rsid w:val="006B6CCF"/>
    <w:rsid w:val="006B7281"/>
    <w:rsid w:val="006B79DC"/>
    <w:rsid w:val="006C1914"/>
    <w:rsid w:val="006C2283"/>
    <w:rsid w:val="006C4225"/>
    <w:rsid w:val="006C4CE5"/>
    <w:rsid w:val="006C5310"/>
    <w:rsid w:val="006C6789"/>
    <w:rsid w:val="006C699A"/>
    <w:rsid w:val="006D0E96"/>
    <w:rsid w:val="006D295B"/>
    <w:rsid w:val="006D378A"/>
    <w:rsid w:val="006D5263"/>
    <w:rsid w:val="006D5F6B"/>
    <w:rsid w:val="006D65CD"/>
    <w:rsid w:val="006D65D3"/>
    <w:rsid w:val="006D6FA4"/>
    <w:rsid w:val="006E0AC2"/>
    <w:rsid w:val="006E0F72"/>
    <w:rsid w:val="006E151A"/>
    <w:rsid w:val="006E231E"/>
    <w:rsid w:val="006E2A64"/>
    <w:rsid w:val="006E4933"/>
    <w:rsid w:val="006E5372"/>
    <w:rsid w:val="006E5BC2"/>
    <w:rsid w:val="006E7105"/>
    <w:rsid w:val="006E74BD"/>
    <w:rsid w:val="006E7F1C"/>
    <w:rsid w:val="006F05BF"/>
    <w:rsid w:val="006F0854"/>
    <w:rsid w:val="006F122C"/>
    <w:rsid w:val="006F1D1C"/>
    <w:rsid w:val="006F26CF"/>
    <w:rsid w:val="006F289F"/>
    <w:rsid w:val="006F2E77"/>
    <w:rsid w:val="006F36CF"/>
    <w:rsid w:val="006F4598"/>
    <w:rsid w:val="006F79A0"/>
    <w:rsid w:val="00701CCD"/>
    <w:rsid w:val="00703F46"/>
    <w:rsid w:val="007050C4"/>
    <w:rsid w:val="0070538C"/>
    <w:rsid w:val="00705979"/>
    <w:rsid w:val="00706E7E"/>
    <w:rsid w:val="0070702A"/>
    <w:rsid w:val="00707C2B"/>
    <w:rsid w:val="0071025D"/>
    <w:rsid w:val="0071028D"/>
    <w:rsid w:val="007108BD"/>
    <w:rsid w:val="00710B6B"/>
    <w:rsid w:val="007112F3"/>
    <w:rsid w:val="00712DBD"/>
    <w:rsid w:val="00720CDD"/>
    <w:rsid w:val="00721D7E"/>
    <w:rsid w:val="00721E2B"/>
    <w:rsid w:val="00722422"/>
    <w:rsid w:val="0072379E"/>
    <w:rsid w:val="00723887"/>
    <w:rsid w:val="00723AA9"/>
    <w:rsid w:val="00724C5D"/>
    <w:rsid w:val="00727B05"/>
    <w:rsid w:val="00730127"/>
    <w:rsid w:val="00731CF8"/>
    <w:rsid w:val="00732558"/>
    <w:rsid w:val="0073374A"/>
    <w:rsid w:val="0073554F"/>
    <w:rsid w:val="0073740E"/>
    <w:rsid w:val="00742485"/>
    <w:rsid w:val="007452E7"/>
    <w:rsid w:val="00745423"/>
    <w:rsid w:val="00746A53"/>
    <w:rsid w:val="00747EB0"/>
    <w:rsid w:val="0075135E"/>
    <w:rsid w:val="0075194C"/>
    <w:rsid w:val="00752A26"/>
    <w:rsid w:val="007532B1"/>
    <w:rsid w:val="0075490B"/>
    <w:rsid w:val="00760463"/>
    <w:rsid w:val="00760A01"/>
    <w:rsid w:val="00763AAD"/>
    <w:rsid w:val="00764DC5"/>
    <w:rsid w:val="00764F45"/>
    <w:rsid w:val="0076577D"/>
    <w:rsid w:val="0076787F"/>
    <w:rsid w:val="00771062"/>
    <w:rsid w:val="00771CD2"/>
    <w:rsid w:val="00772CB3"/>
    <w:rsid w:val="00772E0E"/>
    <w:rsid w:val="007731D7"/>
    <w:rsid w:val="0077581A"/>
    <w:rsid w:val="00776342"/>
    <w:rsid w:val="007828A0"/>
    <w:rsid w:val="00782E07"/>
    <w:rsid w:val="0078524A"/>
    <w:rsid w:val="00785BFC"/>
    <w:rsid w:val="00790F13"/>
    <w:rsid w:val="00792317"/>
    <w:rsid w:val="00794ED3"/>
    <w:rsid w:val="007978E5"/>
    <w:rsid w:val="007A0198"/>
    <w:rsid w:val="007A1459"/>
    <w:rsid w:val="007A1A2E"/>
    <w:rsid w:val="007A210B"/>
    <w:rsid w:val="007A29D1"/>
    <w:rsid w:val="007A4024"/>
    <w:rsid w:val="007A556E"/>
    <w:rsid w:val="007A64EF"/>
    <w:rsid w:val="007A72B2"/>
    <w:rsid w:val="007A73A5"/>
    <w:rsid w:val="007B18E2"/>
    <w:rsid w:val="007B1C28"/>
    <w:rsid w:val="007B1FB2"/>
    <w:rsid w:val="007B25D4"/>
    <w:rsid w:val="007B32D8"/>
    <w:rsid w:val="007B3DB3"/>
    <w:rsid w:val="007C176F"/>
    <w:rsid w:val="007C24AE"/>
    <w:rsid w:val="007C27F4"/>
    <w:rsid w:val="007C293E"/>
    <w:rsid w:val="007C6A2A"/>
    <w:rsid w:val="007C7899"/>
    <w:rsid w:val="007D2E3D"/>
    <w:rsid w:val="007D31B8"/>
    <w:rsid w:val="007D5C57"/>
    <w:rsid w:val="007D638E"/>
    <w:rsid w:val="007D684A"/>
    <w:rsid w:val="007D6C22"/>
    <w:rsid w:val="007D75C7"/>
    <w:rsid w:val="007D75F6"/>
    <w:rsid w:val="007E037E"/>
    <w:rsid w:val="007E15A6"/>
    <w:rsid w:val="007E3D26"/>
    <w:rsid w:val="007E3D46"/>
    <w:rsid w:val="007E433D"/>
    <w:rsid w:val="007E4C5C"/>
    <w:rsid w:val="007E5CC2"/>
    <w:rsid w:val="007E5FDC"/>
    <w:rsid w:val="007E7213"/>
    <w:rsid w:val="007E7595"/>
    <w:rsid w:val="007F226E"/>
    <w:rsid w:val="007F2A82"/>
    <w:rsid w:val="007F3BF9"/>
    <w:rsid w:val="007F4A1D"/>
    <w:rsid w:val="007F5140"/>
    <w:rsid w:val="007F6552"/>
    <w:rsid w:val="007F6B37"/>
    <w:rsid w:val="00801404"/>
    <w:rsid w:val="00802BB9"/>
    <w:rsid w:val="00802D40"/>
    <w:rsid w:val="0080561F"/>
    <w:rsid w:val="008056F9"/>
    <w:rsid w:val="00806314"/>
    <w:rsid w:val="008073FC"/>
    <w:rsid w:val="0081057D"/>
    <w:rsid w:val="00810AFF"/>
    <w:rsid w:val="00810DE7"/>
    <w:rsid w:val="00815021"/>
    <w:rsid w:val="00815844"/>
    <w:rsid w:val="0081615D"/>
    <w:rsid w:val="0081664D"/>
    <w:rsid w:val="00816EBB"/>
    <w:rsid w:val="00820081"/>
    <w:rsid w:val="00820D2B"/>
    <w:rsid w:val="00821062"/>
    <w:rsid w:val="008211E6"/>
    <w:rsid w:val="00823E34"/>
    <w:rsid w:val="00824178"/>
    <w:rsid w:val="00824EEA"/>
    <w:rsid w:val="00825C27"/>
    <w:rsid w:val="008319F5"/>
    <w:rsid w:val="00835C1F"/>
    <w:rsid w:val="0083600D"/>
    <w:rsid w:val="008370C0"/>
    <w:rsid w:val="00843881"/>
    <w:rsid w:val="00844361"/>
    <w:rsid w:val="008446B1"/>
    <w:rsid w:val="00845793"/>
    <w:rsid w:val="0084608C"/>
    <w:rsid w:val="008478B8"/>
    <w:rsid w:val="00850396"/>
    <w:rsid w:val="008520BE"/>
    <w:rsid w:val="00852860"/>
    <w:rsid w:val="00852BAD"/>
    <w:rsid w:val="0085302A"/>
    <w:rsid w:val="008530C4"/>
    <w:rsid w:val="0085687E"/>
    <w:rsid w:val="008578B6"/>
    <w:rsid w:val="00860788"/>
    <w:rsid w:val="008638F7"/>
    <w:rsid w:val="00864975"/>
    <w:rsid w:val="00864D6A"/>
    <w:rsid w:val="008650C5"/>
    <w:rsid w:val="0086561E"/>
    <w:rsid w:val="00870D16"/>
    <w:rsid w:val="0087303A"/>
    <w:rsid w:val="008739FC"/>
    <w:rsid w:val="00873AD4"/>
    <w:rsid w:val="00873B84"/>
    <w:rsid w:val="00874693"/>
    <w:rsid w:val="00876CEA"/>
    <w:rsid w:val="00877492"/>
    <w:rsid w:val="008801F4"/>
    <w:rsid w:val="0088061C"/>
    <w:rsid w:val="008832B9"/>
    <w:rsid w:val="0088514E"/>
    <w:rsid w:val="0088670B"/>
    <w:rsid w:val="008869CF"/>
    <w:rsid w:val="0088717B"/>
    <w:rsid w:val="008878DB"/>
    <w:rsid w:val="00892D45"/>
    <w:rsid w:val="00896992"/>
    <w:rsid w:val="008A2631"/>
    <w:rsid w:val="008A269B"/>
    <w:rsid w:val="008A3298"/>
    <w:rsid w:val="008A3B1B"/>
    <w:rsid w:val="008A404D"/>
    <w:rsid w:val="008A455B"/>
    <w:rsid w:val="008A4739"/>
    <w:rsid w:val="008A6DED"/>
    <w:rsid w:val="008A7888"/>
    <w:rsid w:val="008A7D2A"/>
    <w:rsid w:val="008A7E3E"/>
    <w:rsid w:val="008B24AF"/>
    <w:rsid w:val="008B272C"/>
    <w:rsid w:val="008B2E56"/>
    <w:rsid w:val="008B3615"/>
    <w:rsid w:val="008B4D6D"/>
    <w:rsid w:val="008B7C81"/>
    <w:rsid w:val="008C06BC"/>
    <w:rsid w:val="008C08CF"/>
    <w:rsid w:val="008C0A3B"/>
    <w:rsid w:val="008C2C9E"/>
    <w:rsid w:val="008C361E"/>
    <w:rsid w:val="008C4690"/>
    <w:rsid w:val="008C5214"/>
    <w:rsid w:val="008C5337"/>
    <w:rsid w:val="008C5BBB"/>
    <w:rsid w:val="008C6394"/>
    <w:rsid w:val="008C6E2E"/>
    <w:rsid w:val="008C7198"/>
    <w:rsid w:val="008C726C"/>
    <w:rsid w:val="008C7D87"/>
    <w:rsid w:val="008D06CA"/>
    <w:rsid w:val="008D2C2E"/>
    <w:rsid w:val="008D5384"/>
    <w:rsid w:val="008D5464"/>
    <w:rsid w:val="008D57C9"/>
    <w:rsid w:val="008D592B"/>
    <w:rsid w:val="008D6A1C"/>
    <w:rsid w:val="008D6D8F"/>
    <w:rsid w:val="008D6EF9"/>
    <w:rsid w:val="008D760B"/>
    <w:rsid w:val="008E205E"/>
    <w:rsid w:val="008E27D1"/>
    <w:rsid w:val="008E5B12"/>
    <w:rsid w:val="008E5B24"/>
    <w:rsid w:val="008E6274"/>
    <w:rsid w:val="008E706E"/>
    <w:rsid w:val="008E7350"/>
    <w:rsid w:val="008F2E80"/>
    <w:rsid w:val="008F48D5"/>
    <w:rsid w:val="008F57BF"/>
    <w:rsid w:val="008F7504"/>
    <w:rsid w:val="00900EB2"/>
    <w:rsid w:val="009074A3"/>
    <w:rsid w:val="00912164"/>
    <w:rsid w:val="00913753"/>
    <w:rsid w:val="0091496C"/>
    <w:rsid w:val="00915F2E"/>
    <w:rsid w:val="00916137"/>
    <w:rsid w:val="00917015"/>
    <w:rsid w:val="00923C7A"/>
    <w:rsid w:val="009267C9"/>
    <w:rsid w:val="00926DBD"/>
    <w:rsid w:val="009302A0"/>
    <w:rsid w:val="00931BB6"/>
    <w:rsid w:val="00931BE2"/>
    <w:rsid w:val="009352AE"/>
    <w:rsid w:val="00936857"/>
    <w:rsid w:val="009368CC"/>
    <w:rsid w:val="009369CA"/>
    <w:rsid w:val="00937922"/>
    <w:rsid w:val="00937FDF"/>
    <w:rsid w:val="00940E42"/>
    <w:rsid w:val="009474A9"/>
    <w:rsid w:val="00947A09"/>
    <w:rsid w:val="00953C80"/>
    <w:rsid w:val="00956A2F"/>
    <w:rsid w:val="00957115"/>
    <w:rsid w:val="00960FFC"/>
    <w:rsid w:val="00964B78"/>
    <w:rsid w:val="00965DA9"/>
    <w:rsid w:val="00966671"/>
    <w:rsid w:val="00967B12"/>
    <w:rsid w:val="00967D57"/>
    <w:rsid w:val="00971C11"/>
    <w:rsid w:val="00971C1E"/>
    <w:rsid w:val="009720AD"/>
    <w:rsid w:val="009740E9"/>
    <w:rsid w:val="00974758"/>
    <w:rsid w:val="00976255"/>
    <w:rsid w:val="00981BC0"/>
    <w:rsid w:val="00982127"/>
    <w:rsid w:val="0098399C"/>
    <w:rsid w:val="00984342"/>
    <w:rsid w:val="009861F4"/>
    <w:rsid w:val="009863A3"/>
    <w:rsid w:val="009872AD"/>
    <w:rsid w:val="009873C3"/>
    <w:rsid w:val="0098782B"/>
    <w:rsid w:val="00991B04"/>
    <w:rsid w:val="00993854"/>
    <w:rsid w:val="00993B8F"/>
    <w:rsid w:val="00997C3B"/>
    <w:rsid w:val="009A089E"/>
    <w:rsid w:val="009A1E45"/>
    <w:rsid w:val="009A2577"/>
    <w:rsid w:val="009A2FB3"/>
    <w:rsid w:val="009A4EF8"/>
    <w:rsid w:val="009A6F28"/>
    <w:rsid w:val="009B06CF"/>
    <w:rsid w:val="009B071D"/>
    <w:rsid w:val="009B0F6C"/>
    <w:rsid w:val="009B1174"/>
    <w:rsid w:val="009B1B09"/>
    <w:rsid w:val="009B2B01"/>
    <w:rsid w:val="009B44BF"/>
    <w:rsid w:val="009B64DE"/>
    <w:rsid w:val="009B7804"/>
    <w:rsid w:val="009C0C0F"/>
    <w:rsid w:val="009C184B"/>
    <w:rsid w:val="009C199B"/>
    <w:rsid w:val="009C40D9"/>
    <w:rsid w:val="009C541A"/>
    <w:rsid w:val="009D02B8"/>
    <w:rsid w:val="009D0572"/>
    <w:rsid w:val="009D12C0"/>
    <w:rsid w:val="009D1D67"/>
    <w:rsid w:val="009D7E9D"/>
    <w:rsid w:val="009E4244"/>
    <w:rsid w:val="009E4884"/>
    <w:rsid w:val="009E5352"/>
    <w:rsid w:val="009E74ED"/>
    <w:rsid w:val="009F0438"/>
    <w:rsid w:val="009F0CC3"/>
    <w:rsid w:val="009F54DA"/>
    <w:rsid w:val="009F5B2B"/>
    <w:rsid w:val="009F6924"/>
    <w:rsid w:val="009F7715"/>
    <w:rsid w:val="00A022A3"/>
    <w:rsid w:val="00A025C5"/>
    <w:rsid w:val="00A0272F"/>
    <w:rsid w:val="00A0307D"/>
    <w:rsid w:val="00A048D2"/>
    <w:rsid w:val="00A04F88"/>
    <w:rsid w:val="00A0536C"/>
    <w:rsid w:val="00A05679"/>
    <w:rsid w:val="00A06E7E"/>
    <w:rsid w:val="00A07623"/>
    <w:rsid w:val="00A12560"/>
    <w:rsid w:val="00A1272A"/>
    <w:rsid w:val="00A128E2"/>
    <w:rsid w:val="00A202FD"/>
    <w:rsid w:val="00A204DE"/>
    <w:rsid w:val="00A209FD"/>
    <w:rsid w:val="00A2125C"/>
    <w:rsid w:val="00A21A96"/>
    <w:rsid w:val="00A271FC"/>
    <w:rsid w:val="00A27A10"/>
    <w:rsid w:val="00A27CA8"/>
    <w:rsid w:val="00A319FE"/>
    <w:rsid w:val="00A322FC"/>
    <w:rsid w:val="00A3277E"/>
    <w:rsid w:val="00A337DC"/>
    <w:rsid w:val="00A33CF1"/>
    <w:rsid w:val="00A3502A"/>
    <w:rsid w:val="00A3632E"/>
    <w:rsid w:val="00A366BD"/>
    <w:rsid w:val="00A37715"/>
    <w:rsid w:val="00A41EBA"/>
    <w:rsid w:val="00A42EF5"/>
    <w:rsid w:val="00A45769"/>
    <w:rsid w:val="00A4600D"/>
    <w:rsid w:val="00A46F2F"/>
    <w:rsid w:val="00A47246"/>
    <w:rsid w:val="00A47B83"/>
    <w:rsid w:val="00A47BDD"/>
    <w:rsid w:val="00A525C1"/>
    <w:rsid w:val="00A52A5E"/>
    <w:rsid w:val="00A52AA0"/>
    <w:rsid w:val="00A54AA5"/>
    <w:rsid w:val="00A55D3C"/>
    <w:rsid w:val="00A55EA1"/>
    <w:rsid w:val="00A56037"/>
    <w:rsid w:val="00A61762"/>
    <w:rsid w:val="00A62764"/>
    <w:rsid w:val="00A62F06"/>
    <w:rsid w:val="00A65E60"/>
    <w:rsid w:val="00A71554"/>
    <w:rsid w:val="00A72426"/>
    <w:rsid w:val="00A741A8"/>
    <w:rsid w:val="00A754F4"/>
    <w:rsid w:val="00A75793"/>
    <w:rsid w:val="00A765EA"/>
    <w:rsid w:val="00A810B8"/>
    <w:rsid w:val="00A812B3"/>
    <w:rsid w:val="00A863DA"/>
    <w:rsid w:val="00A877E0"/>
    <w:rsid w:val="00A90D8F"/>
    <w:rsid w:val="00A91F07"/>
    <w:rsid w:val="00A9336F"/>
    <w:rsid w:val="00A95F49"/>
    <w:rsid w:val="00A9771E"/>
    <w:rsid w:val="00A97AB6"/>
    <w:rsid w:val="00AA2D77"/>
    <w:rsid w:val="00AA2EBF"/>
    <w:rsid w:val="00AA324D"/>
    <w:rsid w:val="00AA427F"/>
    <w:rsid w:val="00AA480B"/>
    <w:rsid w:val="00AA698D"/>
    <w:rsid w:val="00AB0CAA"/>
    <w:rsid w:val="00AB1002"/>
    <w:rsid w:val="00AB1977"/>
    <w:rsid w:val="00AB2EA3"/>
    <w:rsid w:val="00AB3F2C"/>
    <w:rsid w:val="00AB5261"/>
    <w:rsid w:val="00AB71FA"/>
    <w:rsid w:val="00AC05F8"/>
    <w:rsid w:val="00AC2881"/>
    <w:rsid w:val="00AC614F"/>
    <w:rsid w:val="00AD183F"/>
    <w:rsid w:val="00AD1A61"/>
    <w:rsid w:val="00AD256A"/>
    <w:rsid w:val="00AD56E2"/>
    <w:rsid w:val="00AD6848"/>
    <w:rsid w:val="00AD78A4"/>
    <w:rsid w:val="00AE05EE"/>
    <w:rsid w:val="00AE0D69"/>
    <w:rsid w:val="00AE173F"/>
    <w:rsid w:val="00AE203D"/>
    <w:rsid w:val="00AE2537"/>
    <w:rsid w:val="00AE2E70"/>
    <w:rsid w:val="00AE30F5"/>
    <w:rsid w:val="00AE3BE2"/>
    <w:rsid w:val="00AE4C3A"/>
    <w:rsid w:val="00AE6D81"/>
    <w:rsid w:val="00AF0020"/>
    <w:rsid w:val="00AF1448"/>
    <w:rsid w:val="00AF3018"/>
    <w:rsid w:val="00AF4126"/>
    <w:rsid w:val="00AF6A5C"/>
    <w:rsid w:val="00AF7909"/>
    <w:rsid w:val="00B01673"/>
    <w:rsid w:val="00B04656"/>
    <w:rsid w:val="00B04E60"/>
    <w:rsid w:val="00B061CF"/>
    <w:rsid w:val="00B12BB6"/>
    <w:rsid w:val="00B1343B"/>
    <w:rsid w:val="00B1740D"/>
    <w:rsid w:val="00B205A0"/>
    <w:rsid w:val="00B207F1"/>
    <w:rsid w:val="00B24307"/>
    <w:rsid w:val="00B31722"/>
    <w:rsid w:val="00B33373"/>
    <w:rsid w:val="00B34CC9"/>
    <w:rsid w:val="00B37965"/>
    <w:rsid w:val="00B40096"/>
    <w:rsid w:val="00B408CE"/>
    <w:rsid w:val="00B40A5F"/>
    <w:rsid w:val="00B41683"/>
    <w:rsid w:val="00B42A4F"/>
    <w:rsid w:val="00B43618"/>
    <w:rsid w:val="00B43B0D"/>
    <w:rsid w:val="00B4713A"/>
    <w:rsid w:val="00B535F4"/>
    <w:rsid w:val="00B565FA"/>
    <w:rsid w:val="00B56ABC"/>
    <w:rsid w:val="00B60159"/>
    <w:rsid w:val="00B6084C"/>
    <w:rsid w:val="00B627CA"/>
    <w:rsid w:val="00B634FF"/>
    <w:rsid w:val="00B6474C"/>
    <w:rsid w:val="00B6476D"/>
    <w:rsid w:val="00B65BEF"/>
    <w:rsid w:val="00B6613A"/>
    <w:rsid w:val="00B6724F"/>
    <w:rsid w:val="00B67750"/>
    <w:rsid w:val="00B67C56"/>
    <w:rsid w:val="00B71D59"/>
    <w:rsid w:val="00B720C6"/>
    <w:rsid w:val="00B74266"/>
    <w:rsid w:val="00B757DC"/>
    <w:rsid w:val="00B75AC3"/>
    <w:rsid w:val="00B761E1"/>
    <w:rsid w:val="00B7748A"/>
    <w:rsid w:val="00B840B0"/>
    <w:rsid w:val="00B87820"/>
    <w:rsid w:val="00B90B2B"/>
    <w:rsid w:val="00B932E3"/>
    <w:rsid w:val="00B9513F"/>
    <w:rsid w:val="00B96F07"/>
    <w:rsid w:val="00B97283"/>
    <w:rsid w:val="00BA0C55"/>
    <w:rsid w:val="00BA1620"/>
    <w:rsid w:val="00BA28D5"/>
    <w:rsid w:val="00BA4A3E"/>
    <w:rsid w:val="00BA74CE"/>
    <w:rsid w:val="00BB11F9"/>
    <w:rsid w:val="00BB20CD"/>
    <w:rsid w:val="00BB23AE"/>
    <w:rsid w:val="00BB4AE7"/>
    <w:rsid w:val="00BB502B"/>
    <w:rsid w:val="00BB6ED5"/>
    <w:rsid w:val="00BC0BA5"/>
    <w:rsid w:val="00BC0E7A"/>
    <w:rsid w:val="00BC230A"/>
    <w:rsid w:val="00BC25F5"/>
    <w:rsid w:val="00BC42D4"/>
    <w:rsid w:val="00BC497C"/>
    <w:rsid w:val="00BC6C55"/>
    <w:rsid w:val="00BD6E2A"/>
    <w:rsid w:val="00BD77A3"/>
    <w:rsid w:val="00BE15A7"/>
    <w:rsid w:val="00BE1AF1"/>
    <w:rsid w:val="00BE2108"/>
    <w:rsid w:val="00BE2D7D"/>
    <w:rsid w:val="00BE5AF8"/>
    <w:rsid w:val="00BF00F3"/>
    <w:rsid w:val="00BF08A6"/>
    <w:rsid w:val="00BF10D1"/>
    <w:rsid w:val="00BF3B14"/>
    <w:rsid w:val="00BF47C9"/>
    <w:rsid w:val="00BF4ABD"/>
    <w:rsid w:val="00C00085"/>
    <w:rsid w:val="00C02270"/>
    <w:rsid w:val="00C02290"/>
    <w:rsid w:val="00C02C9B"/>
    <w:rsid w:val="00C047CF"/>
    <w:rsid w:val="00C04EFD"/>
    <w:rsid w:val="00C0667D"/>
    <w:rsid w:val="00C10981"/>
    <w:rsid w:val="00C11307"/>
    <w:rsid w:val="00C11BD9"/>
    <w:rsid w:val="00C1518C"/>
    <w:rsid w:val="00C15A13"/>
    <w:rsid w:val="00C16562"/>
    <w:rsid w:val="00C20348"/>
    <w:rsid w:val="00C203B7"/>
    <w:rsid w:val="00C22036"/>
    <w:rsid w:val="00C23CD7"/>
    <w:rsid w:val="00C2420C"/>
    <w:rsid w:val="00C24615"/>
    <w:rsid w:val="00C25C84"/>
    <w:rsid w:val="00C27FB5"/>
    <w:rsid w:val="00C31DDE"/>
    <w:rsid w:val="00C33565"/>
    <w:rsid w:val="00C357AD"/>
    <w:rsid w:val="00C36323"/>
    <w:rsid w:val="00C375C1"/>
    <w:rsid w:val="00C37F97"/>
    <w:rsid w:val="00C400C9"/>
    <w:rsid w:val="00C40E13"/>
    <w:rsid w:val="00C410BE"/>
    <w:rsid w:val="00C43864"/>
    <w:rsid w:val="00C44C08"/>
    <w:rsid w:val="00C50681"/>
    <w:rsid w:val="00C531FB"/>
    <w:rsid w:val="00C539A2"/>
    <w:rsid w:val="00C546E8"/>
    <w:rsid w:val="00C54DD3"/>
    <w:rsid w:val="00C55F43"/>
    <w:rsid w:val="00C60C26"/>
    <w:rsid w:val="00C61926"/>
    <w:rsid w:val="00C635EA"/>
    <w:rsid w:val="00C659DB"/>
    <w:rsid w:val="00C66B52"/>
    <w:rsid w:val="00C67D3F"/>
    <w:rsid w:val="00C70CA8"/>
    <w:rsid w:val="00C720F3"/>
    <w:rsid w:val="00C72355"/>
    <w:rsid w:val="00C72851"/>
    <w:rsid w:val="00C7290E"/>
    <w:rsid w:val="00C75128"/>
    <w:rsid w:val="00C75C90"/>
    <w:rsid w:val="00C77218"/>
    <w:rsid w:val="00C77301"/>
    <w:rsid w:val="00C81A93"/>
    <w:rsid w:val="00C87623"/>
    <w:rsid w:val="00C87639"/>
    <w:rsid w:val="00C92693"/>
    <w:rsid w:val="00C935B1"/>
    <w:rsid w:val="00C937AB"/>
    <w:rsid w:val="00C9447C"/>
    <w:rsid w:val="00C959F6"/>
    <w:rsid w:val="00C95D07"/>
    <w:rsid w:val="00C96342"/>
    <w:rsid w:val="00C96EEB"/>
    <w:rsid w:val="00CA0FCD"/>
    <w:rsid w:val="00CA2A71"/>
    <w:rsid w:val="00CA55F2"/>
    <w:rsid w:val="00CA5AF7"/>
    <w:rsid w:val="00CB22CC"/>
    <w:rsid w:val="00CB2423"/>
    <w:rsid w:val="00CB2712"/>
    <w:rsid w:val="00CB3357"/>
    <w:rsid w:val="00CB3384"/>
    <w:rsid w:val="00CB49F1"/>
    <w:rsid w:val="00CB4F09"/>
    <w:rsid w:val="00CB5964"/>
    <w:rsid w:val="00CB6AFA"/>
    <w:rsid w:val="00CC1D90"/>
    <w:rsid w:val="00CC27A3"/>
    <w:rsid w:val="00CC36E4"/>
    <w:rsid w:val="00CD0ED0"/>
    <w:rsid w:val="00CD1701"/>
    <w:rsid w:val="00CD291B"/>
    <w:rsid w:val="00CD4D99"/>
    <w:rsid w:val="00CD5E14"/>
    <w:rsid w:val="00CD606C"/>
    <w:rsid w:val="00CD606E"/>
    <w:rsid w:val="00CD6A33"/>
    <w:rsid w:val="00CD7E0E"/>
    <w:rsid w:val="00CE1246"/>
    <w:rsid w:val="00CE2347"/>
    <w:rsid w:val="00CE2D0F"/>
    <w:rsid w:val="00CE3465"/>
    <w:rsid w:val="00CE3C04"/>
    <w:rsid w:val="00CE53D3"/>
    <w:rsid w:val="00CE5AC5"/>
    <w:rsid w:val="00CE69A3"/>
    <w:rsid w:val="00CE7EEB"/>
    <w:rsid w:val="00CF3605"/>
    <w:rsid w:val="00CF36D3"/>
    <w:rsid w:val="00CF3F05"/>
    <w:rsid w:val="00CF42BF"/>
    <w:rsid w:val="00D0052A"/>
    <w:rsid w:val="00D0441F"/>
    <w:rsid w:val="00D061E3"/>
    <w:rsid w:val="00D10C8E"/>
    <w:rsid w:val="00D10D6E"/>
    <w:rsid w:val="00D12429"/>
    <w:rsid w:val="00D14C3F"/>
    <w:rsid w:val="00D163AF"/>
    <w:rsid w:val="00D16FCA"/>
    <w:rsid w:val="00D1722F"/>
    <w:rsid w:val="00D17C4D"/>
    <w:rsid w:val="00D20F0C"/>
    <w:rsid w:val="00D21671"/>
    <w:rsid w:val="00D22DCC"/>
    <w:rsid w:val="00D23B5B"/>
    <w:rsid w:val="00D24278"/>
    <w:rsid w:val="00D26F37"/>
    <w:rsid w:val="00D33954"/>
    <w:rsid w:val="00D33DC1"/>
    <w:rsid w:val="00D350DD"/>
    <w:rsid w:val="00D3557A"/>
    <w:rsid w:val="00D42C0B"/>
    <w:rsid w:val="00D44596"/>
    <w:rsid w:val="00D46590"/>
    <w:rsid w:val="00D50F95"/>
    <w:rsid w:val="00D5113E"/>
    <w:rsid w:val="00D532D5"/>
    <w:rsid w:val="00D56709"/>
    <w:rsid w:val="00D57A32"/>
    <w:rsid w:val="00D6173A"/>
    <w:rsid w:val="00D623C5"/>
    <w:rsid w:val="00D63DE3"/>
    <w:rsid w:val="00D65C8A"/>
    <w:rsid w:val="00D65D03"/>
    <w:rsid w:val="00D66C11"/>
    <w:rsid w:val="00D66D48"/>
    <w:rsid w:val="00D715E4"/>
    <w:rsid w:val="00D71EBC"/>
    <w:rsid w:val="00D728E8"/>
    <w:rsid w:val="00D73140"/>
    <w:rsid w:val="00D74FB6"/>
    <w:rsid w:val="00D76709"/>
    <w:rsid w:val="00D7795D"/>
    <w:rsid w:val="00D77ED0"/>
    <w:rsid w:val="00D80271"/>
    <w:rsid w:val="00D80D09"/>
    <w:rsid w:val="00D829C1"/>
    <w:rsid w:val="00D8411D"/>
    <w:rsid w:val="00D844F8"/>
    <w:rsid w:val="00D86948"/>
    <w:rsid w:val="00D90955"/>
    <w:rsid w:val="00D914E4"/>
    <w:rsid w:val="00D925F0"/>
    <w:rsid w:val="00D927C7"/>
    <w:rsid w:val="00D92AFC"/>
    <w:rsid w:val="00D93107"/>
    <w:rsid w:val="00D949F7"/>
    <w:rsid w:val="00D9781D"/>
    <w:rsid w:val="00DA0FC3"/>
    <w:rsid w:val="00DA11AC"/>
    <w:rsid w:val="00DA56F0"/>
    <w:rsid w:val="00DA7796"/>
    <w:rsid w:val="00DB1B62"/>
    <w:rsid w:val="00DB5AE2"/>
    <w:rsid w:val="00DC0307"/>
    <w:rsid w:val="00DC0F39"/>
    <w:rsid w:val="00DD206F"/>
    <w:rsid w:val="00DD241C"/>
    <w:rsid w:val="00DD4AE7"/>
    <w:rsid w:val="00DD4F84"/>
    <w:rsid w:val="00DD5E3D"/>
    <w:rsid w:val="00DD6DB7"/>
    <w:rsid w:val="00DE0190"/>
    <w:rsid w:val="00DE13F5"/>
    <w:rsid w:val="00DE67C9"/>
    <w:rsid w:val="00DE79FC"/>
    <w:rsid w:val="00DF145C"/>
    <w:rsid w:val="00DF274A"/>
    <w:rsid w:val="00DF31E6"/>
    <w:rsid w:val="00DF342C"/>
    <w:rsid w:val="00DF34CF"/>
    <w:rsid w:val="00DF5061"/>
    <w:rsid w:val="00DF5C54"/>
    <w:rsid w:val="00DF779A"/>
    <w:rsid w:val="00DF7899"/>
    <w:rsid w:val="00DF7A88"/>
    <w:rsid w:val="00DF7D56"/>
    <w:rsid w:val="00E011A0"/>
    <w:rsid w:val="00E023FD"/>
    <w:rsid w:val="00E04CB8"/>
    <w:rsid w:val="00E050B5"/>
    <w:rsid w:val="00E05109"/>
    <w:rsid w:val="00E0691A"/>
    <w:rsid w:val="00E07A2F"/>
    <w:rsid w:val="00E07F43"/>
    <w:rsid w:val="00E120B5"/>
    <w:rsid w:val="00E13B87"/>
    <w:rsid w:val="00E13F60"/>
    <w:rsid w:val="00E14F07"/>
    <w:rsid w:val="00E17624"/>
    <w:rsid w:val="00E21373"/>
    <w:rsid w:val="00E21B09"/>
    <w:rsid w:val="00E22D7E"/>
    <w:rsid w:val="00E23806"/>
    <w:rsid w:val="00E249A7"/>
    <w:rsid w:val="00E267F8"/>
    <w:rsid w:val="00E27E19"/>
    <w:rsid w:val="00E32758"/>
    <w:rsid w:val="00E32A32"/>
    <w:rsid w:val="00E33FAC"/>
    <w:rsid w:val="00E343D0"/>
    <w:rsid w:val="00E37C67"/>
    <w:rsid w:val="00E37EBA"/>
    <w:rsid w:val="00E40AF2"/>
    <w:rsid w:val="00E41E37"/>
    <w:rsid w:val="00E421E9"/>
    <w:rsid w:val="00E42EF4"/>
    <w:rsid w:val="00E44EC6"/>
    <w:rsid w:val="00E46CB8"/>
    <w:rsid w:val="00E4720C"/>
    <w:rsid w:val="00E51786"/>
    <w:rsid w:val="00E527A1"/>
    <w:rsid w:val="00E5385B"/>
    <w:rsid w:val="00E57BF6"/>
    <w:rsid w:val="00E617D0"/>
    <w:rsid w:val="00E62C56"/>
    <w:rsid w:val="00E64CBA"/>
    <w:rsid w:val="00E66535"/>
    <w:rsid w:val="00E66801"/>
    <w:rsid w:val="00E66C1C"/>
    <w:rsid w:val="00E67F4B"/>
    <w:rsid w:val="00E70C95"/>
    <w:rsid w:val="00E72624"/>
    <w:rsid w:val="00E735C2"/>
    <w:rsid w:val="00E75830"/>
    <w:rsid w:val="00E76026"/>
    <w:rsid w:val="00E7639E"/>
    <w:rsid w:val="00E80CD0"/>
    <w:rsid w:val="00E83398"/>
    <w:rsid w:val="00E84A81"/>
    <w:rsid w:val="00E8627B"/>
    <w:rsid w:val="00E86DB2"/>
    <w:rsid w:val="00E872CA"/>
    <w:rsid w:val="00E8761E"/>
    <w:rsid w:val="00E9141E"/>
    <w:rsid w:val="00E92EDA"/>
    <w:rsid w:val="00E931C6"/>
    <w:rsid w:val="00E940D5"/>
    <w:rsid w:val="00E94C49"/>
    <w:rsid w:val="00EA25A0"/>
    <w:rsid w:val="00EA2815"/>
    <w:rsid w:val="00EA4607"/>
    <w:rsid w:val="00EA4E52"/>
    <w:rsid w:val="00EA5FE5"/>
    <w:rsid w:val="00EA6406"/>
    <w:rsid w:val="00EB02A8"/>
    <w:rsid w:val="00EB2748"/>
    <w:rsid w:val="00EB275D"/>
    <w:rsid w:val="00EC04B9"/>
    <w:rsid w:val="00EC1D6E"/>
    <w:rsid w:val="00EC3C0B"/>
    <w:rsid w:val="00EC53A8"/>
    <w:rsid w:val="00EC7626"/>
    <w:rsid w:val="00ED03AC"/>
    <w:rsid w:val="00ED05C8"/>
    <w:rsid w:val="00ED3E32"/>
    <w:rsid w:val="00ED5B90"/>
    <w:rsid w:val="00ED7717"/>
    <w:rsid w:val="00EE0563"/>
    <w:rsid w:val="00EE114B"/>
    <w:rsid w:val="00EE1BE3"/>
    <w:rsid w:val="00EE1D01"/>
    <w:rsid w:val="00EE33C0"/>
    <w:rsid w:val="00EE4F0B"/>
    <w:rsid w:val="00EE56DF"/>
    <w:rsid w:val="00EE5ABE"/>
    <w:rsid w:val="00EE5E7E"/>
    <w:rsid w:val="00EE6897"/>
    <w:rsid w:val="00EE7331"/>
    <w:rsid w:val="00EE7896"/>
    <w:rsid w:val="00EF2E54"/>
    <w:rsid w:val="00EF3766"/>
    <w:rsid w:val="00EF5630"/>
    <w:rsid w:val="00EF5DD6"/>
    <w:rsid w:val="00EF61B9"/>
    <w:rsid w:val="00F002E2"/>
    <w:rsid w:val="00F03791"/>
    <w:rsid w:val="00F04D23"/>
    <w:rsid w:val="00F11E58"/>
    <w:rsid w:val="00F134D2"/>
    <w:rsid w:val="00F17CC1"/>
    <w:rsid w:val="00F21EC9"/>
    <w:rsid w:val="00F22640"/>
    <w:rsid w:val="00F23470"/>
    <w:rsid w:val="00F25110"/>
    <w:rsid w:val="00F251A5"/>
    <w:rsid w:val="00F27D0A"/>
    <w:rsid w:val="00F348E8"/>
    <w:rsid w:val="00F351BA"/>
    <w:rsid w:val="00F37524"/>
    <w:rsid w:val="00F416E5"/>
    <w:rsid w:val="00F41C9A"/>
    <w:rsid w:val="00F4207D"/>
    <w:rsid w:val="00F43B1D"/>
    <w:rsid w:val="00F43D9F"/>
    <w:rsid w:val="00F43E57"/>
    <w:rsid w:val="00F4440E"/>
    <w:rsid w:val="00F45885"/>
    <w:rsid w:val="00F50337"/>
    <w:rsid w:val="00F514BD"/>
    <w:rsid w:val="00F525C7"/>
    <w:rsid w:val="00F534E6"/>
    <w:rsid w:val="00F561B3"/>
    <w:rsid w:val="00F56D5A"/>
    <w:rsid w:val="00F62314"/>
    <w:rsid w:val="00F625D9"/>
    <w:rsid w:val="00F63D62"/>
    <w:rsid w:val="00F647F6"/>
    <w:rsid w:val="00F64ECF"/>
    <w:rsid w:val="00F64FB4"/>
    <w:rsid w:val="00F65DAC"/>
    <w:rsid w:val="00F666B0"/>
    <w:rsid w:val="00F6715F"/>
    <w:rsid w:val="00F67960"/>
    <w:rsid w:val="00F67B38"/>
    <w:rsid w:val="00F72171"/>
    <w:rsid w:val="00F72500"/>
    <w:rsid w:val="00F74BD6"/>
    <w:rsid w:val="00F77DAD"/>
    <w:rsid w:val="00F80A85"/>
    <w:rsid w:val="00F82EE3"/>
    <w:rsid w:val="00F85256"/>
    <w:rsid w:val="00F87197"/>
    <w:rsid w:val="00F9297C"/>
    <w:rsid w:val="00F94854"/>
    <w:rsid w:val="00F960F0"/>
    <w:rsid w:val="00F96476"/>
    <w:rsid w:val="00FA05E9"/>
    <w:rsid w:val="00FA0F13"/>
    <w:rsid w:val="00FA5656"/>
    <w:rsid w:val="00FA5AD0"/>
    <w:rsid w:val="00FA638B"/>
    <w:rsid w:val="00FB0DF0"/>
    <w:rsid w:val="00FB30AA"/>
    <w:rsid w:val="00FB3982"/>
    <w:rsid w:val="00FB41F9"/>
    <w:rsid w:val="00FB6BF1"/>
    <w:rsid w:val="00FB7906"/>
    <w:rsid w:val="00FB7BFD"/>
    <w:rsid w:val="00FC3BB1"/>
    <w:rsid w:val="00FC5568"/>
    <w:rsid w:val="00FD04AD"/>
    <w:rsid w:val="00FD1F38"/>
    <w:rsid w:val="00FD5946"/>
    <w:rsid w:val="00FE00F1"/>
    <w:rsid w:val="00FE03B7"/>
    <w:rsid w:val="00FE2834"/>
    <w:rsid w:val="00FE7493"/>
    <w:rsid w:val="00FE753A"/>
    <w:rsid w:val="00FE7623"/>
    <w:rsid w:val="00FE7B66"/>
    <w:rsid w:val="00FE7F91"/>
    <w:rsid w:val="00FF10A2"/>
    <w:rsid w:val="00FF19A9"/>
    <w:rsid w:val="00FF232D"/>
    <w:rsid w:val="00FF2F8A"/>
    <w:rsid w:val="00FF43F0"/>
    <w:rsid w:val="00FF673D"/>
    <w:rsid w:val="00FF70B1"/>
    <w:rsid w:val="00FF78B1"/>
    <w:rsid w:val="00FF78F7"/>
    <w:rsid w:val="00FF7D56"/>
    <w:rsid w:val="05E4397C"/>
    <w:rsid w:val="07231857"/>
    <w:rsid w:val="08CC67C9"/>
    <w:rsid w:val="096E26D4"/>
    <w:rsid w:val="0D63594E"/>
    <w:rsid w:val="1B03781F"/>
    <w:rsid w:val="290175C2"/>
    <w:rsid w:val="2A622692"/>
    <w:rsid w:val="2BC17F7A"/>
    <w:rsid w:val="2DB94CBF"/>
    <w:rsid w:val="2E115993"/>
    <w:rsid w:val="32CE6A10"/>
    <w:rsid w:val="352472ED"/>
    <w:rsid w:val="368E5BA2"/>
    <w:rsid w:val="3DF25B83"/>
    <w:rsid w:val="4192553C"/>
    <w:rsid w:val="44941D91"/>
    <w:rsid w:val="45F96148"/>
    <w:rsid w:val="57633422"/>
    <w:rsid w:val="59DC02A1"/>
    <w:rsid w:val="5BD4107A"/>
    <w:rsid w:val="5C5D4719"/>
    <w:rsid w:val="5D0A6E3D"/>
    <w:rsid w:val="60A76A75"/>
    <w:rsid w:val="6B426982"/>
    <w:rsid w:val="6E4B587D"/>
    <w:rsid w:val="715068A6"/>
    <w:rsid w:val="75B8008C"/>
    <w:rsid w:val="7B5C6188"/>
    <w:rsid w:val="7BBF7176"/>
    <w:rsid w:val="7C0A0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99" w:semiHidden="0" w:name="Body Text Indent 2"/>
    <w:lsdException w:qFormat="1" w:unhideWhenUsed="0" w:uiPriority="99"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qFormat="1"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styleId="3">
    <w:name w:val="heading 1"/>
    <w:basedOn w:val="1"/>
    <w:next w:val="4"/>
    <w:link w:val="63"/>
    <w:qFormat/>
    <w:uiPriority w:val="0"/>
    <w:pPr>
      <w:keepNext/>
      <w:keepLines/>
      <w:tabs>
        <w:tab w:val="left" w:pos="2520"/>
      </w:tabs>
      <w:spacing w:after="960"/>
      <w:ind w:right="720"/>
      <w:outlineLvl w:val="0"/>
    </w:pPr>
    <w:rPr>
      <w:sz w:val="60"/>
    </w:rPr>
  </w:style>
  <w:style w:type="paragraph" w:styleId="5">
    <w:name w:val="heading 2"/>
    <w:basedOn w:val="4"/>
    <w:next w:val="4"/>
    <w:link w:val="338"/>
    <w:qFormat/>
    <w:uiPriority w:val="0"/>
    <w:pPr>
      <w:keepNext/>
      <w:keepLines/>
      <w:pageBreakBefore/>
      <w:pBdr>
        <w:top w:val="single" w:color="auto" w:sz="30" w:space="4"/>
      </w:pBdr>
      <w:ind w:left="0"/>
      <w:outlineLvl w:val="1"/>
    </w:pPr>
    <w:rPr>
      <w:b/>
      <w:sz w:val="28"/>
    </w:rPr>
  </w:style>
  <w:style w:type="paragraph" w:styleId="6">
    <w:name w:val="heading 3"/>
    <w:basedOn w:val="4"/>
    <w:next w:val="4"/>
    <w:link w:val="64"/>
    <w:qFormat/>
    <w:uiPriority w:val="9"/>
    <w:pPr>
      <w:keepNext/>
      <w:keepLines/>
      <w:ind w:left="0"/>
      <w:outlineLvl w:val="2"/>
    </w:pPr>
    <w:rPr>
      <w:b/>
      <w:sz w:val="24"/>
    </w:rPr>
  </w:style>
  <w:style w:type="paragraph" w:styleId="7">
    <w:name w:val="heading 4"/>
    <w:basedOn w:val="4"/>
    <w:next w:val="4"/>
    <w:link w:val="339"/>
    <w:qFormat/>
    <w:uiPriority w:val="0"/>
    <w:pPr>
      <w:keepNext/>
      <w:keepLines/>
      <w:pBdr>
        <w:bottom w:val="single" w:color="auto" w:sz="6" w:space="1"/>
      </w:pBdr>
      <w:tabs>
        <w:tab w:val="center" w:pos="6480"/>
        <w:tab w:val="right" w:pos="10440"/>
      </w:tabs>
      <w:spacing w:before="240" w:after="0"/>
      <w:outlineLvl w:val="3"/>
    </w:pPr>
    <w:rPr>
      <w:b/>
    </w:rPr>
  </w:style>
  <w:style w:type="paragraph" w:styleId="8">
    <w:name w:val="heading 5"/>
    <w:basedOn w:val="4"/>
    <w:next w:val="4"/>
    <w:link w:val="65"/>
    <w:qFormat/>
    <w:uiPriority w:val="0"/>
    <w:pPr>
      <w:keepNext/>
      <w:keepLines/>
      <w:outlineLvl w:val="4"/>
    </w:pPr>
    <w:rPr>
      <w:b/>
      <w:i/>
    </w:rPr>
  </w:style>
  <w:style w:type="paragraph" w:styleId="9">
    <w:name w:val="heading 6"/>
    <w:basedOn w:val="1"/>
    <w:next w:val="10"/>
    <w:link w:val="66"/>
    <w:qFormat/>
    <w:uiPriority w:val="0"/>
    <w:pPr>
      <w:ind w:left="720"/>
      <w:outlineLvl w:val="5"/>
    </w:pPr>
    <w:rPr>
      <w:rFonts w:ascii="Times" w:hAnsi="Times"/>
      <w:u w:val="single"/>
    </w:rPr>
  </w:style>
  <w:style w:type="paragraph" w:styleId="11">
    <w:name w:val="heading 7"/>
    <w:basedOn w:val="1"/>
    <w:next w:val="10"/>
    <w:link w:val="67"/>
    <w:qFormat/>
    <w:uiPriority w:val="0"/>
    <w:pPr>
      <w:ind w:left="720"/>
      <w:outlineLvl w:val="6"/>
    </w:pPr>
    <w:rPr>
      <w:rFonts w:ascii="Times" w:hAnsi="Times"/>
      <w:i/>
    </w:rPr>
  </w:style>
  <w:style w:type="paragraph" w:styleId="12">
    <w:name w:val="heading 8"/>
    <w:basedOn w:val="1"/>
    <w:next w:val="10"/>
    <w:link w:val="68"/>
    <w:qFormat/>
    <w:uiPriority w:val="0"/>
    <w:pPr>
      <w:ind w:left="720"/>
      <w:outlineLvl w:val="7"/>
    </w:pPr>
    <w:rPr>
      <w:rFonts w:ascii="Times" w:hAnsi="Times"/>
      <w:i/>
    </w:rPr>
  </w:style>
  <w:style w:type="paragraph" w:styleId="13">
    <w:name w:val="heading 9"/>
    <w:basedOn w:val="1"/>
    <w:next w:val="10"/>
    <w:link w:val="69"/>
    <w:qFormat/>
    <w:uiPriority w:val="0"/>
    <w:pPr>
      <w:ind w:left="720"/>
      <w:outlineLvl w:val="8"/>
    </w:pPr>
    <w:rPr>
      <w:rFonts w:ascii="Times" w:hAnsi="Times"/>
      <w:i/>
    </w:rPr>
  </w:style>
  <w:style w:type="character" w:default="1" w:styleId="55">
    <w:name w:val="Default Paragraph Font"/>
    <w:semiHidden/>
    <w:unhideWhenUsed/>
    <w:uiPriority w:val="1"/>
  </w:style>
  <w:style w:type="table" w:default="1" w:styleId="52">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eastAsia="宋体" w:cs="Times New Roman"/>
      <w:lang w:val="en-US" w:eastAsia="zh-CN" w:bidi="ar-SA"/>
    </w:rPr>
  </w:style>
  <w:style w:type="paragraph" w:styleId="4">
    <w:name w:val="Body Text"/>
    <w:basedOn w:val="1"/>
    <w:link w:val="62"/>
    <w:qFormat/>
    <w:uiPriority w:val="0"/>
    <w:pPr>
      <w:spacing w:before="120" w:after="120"/>
      <w:ind w:left="2520"/>
    </w:pPr>
  </w:style>
  <w:style w:type="paragraph" w:styleId="10">
    <w:name w:val="Normal Indent"/>
    <w:basedOn w:val="1"/>
    <w:qFormat/>
    <w:uiPriority w:val="0"/>
    <w:pPr>
      <w:ind w:left="720"/>
    </w:pPr>
  </w:style>
  <w:style w:type="paragraph" w:styleId="14">
    <w:name w:val="toc 7"/>
    <w:basedOn w:val="15"/>
    <w:next w:val="1"/>
    <w:qFormat/>
    <w:uiPriority w:val="39"/>
    <w:pPr>
      <w:tabs>
        <w:tab w:val="right" w:leader="dot" w:pos="10080"/>
      </w:tabs>
      <w:ind w:left="3528" w:hanging="504"/>
    </w:pPr>
  </w:style>
  <w:style w:type="paragraph" w:customStyle="1" w:styleId="15">
    <w:name w:val="TOC CN Base Style"/>
    <w:basedOn w:val="16"/>
    <w:qFormat/>
    <w:uiPriority w:val="0"/>
    <w:pPr>
      <w:tabs>
        <w:tab w:val="right" w:leader="dot" w:pos="10080"/>
      </w:tabs>
      <w:spacing w:before="0"/>
      <w:ind w:left="0"/>
    </w:pPr>
    <w:rPr>
      <w:rFonts w:ascii="Times New Roman" w:hAnsi="Times New Roman"/>
      <w:sz w:val="18"/>
    </w:rPr>
  </w:style>
  <w:style w:type="paragraph" w:customStyle="1" w:styleId="16">
    <w:name w:val="CN Paragraph"/>
    <w:link w:val="192"/>
    <w:qFormat/>
    <w:uiPriority w:val="99"/>
    <w:pPr>
      <w:spacing w:before="80" w:after="80"/>
      <w:ind w:left="720"/>
    </w:pPr>
    <w:rPr>
      <w:rFonts w:ascii="Arial" w:hAnsi="Arial" w:eastAsia="宋体" w:cs="Times New Roman"/>
      <w:szCs w:val="18"/>
      <w:lang w:val="en-US" w:eastAsia="en-US" w:bidi="ar-SA"/>
    </w:rPr>
  </w:style>
  <w:style w:type="paragraph" w:styleId="17">
    <w:name w:val="index 8"/>
    <w:basedOn w:val="1"/>
    <w:next w:val="1"/>
    <w:semiHidden/>
    <w:qFormat/>
    <w:uiPriority w:val="0"/>
    <w:pPr>
      <w:ind w:left="1400" w:leftChars="1400"/>
    </w:pPr>
  </w:style>
  <w:style w:type="paragraph" w:styleId="18">
    <w:name w:val="index 5"/>
    <w:basedOn w:val="1"/>
    <w:next w:val="1"/>
    <w:semiHidden/>
    <w:qFormat/>
    <w:uiPriority w:val="0"/>
    <w:pPr>
      <w:ind w:left="800" w:leftChars="800"/>
    </w:pPr>
  </w:style>
  <w:style w:type="paragraph" w:styleId="19">
    <w:name w:val="List Bullet"/>
    <w:basedOn w:val="1"/>
    <w:qFormat/>
    <w:uiPriority w:val="0"/>
    <w:pPr>
      <w:widowControl w:val="0"/>
      <w:numPr>
        <w:ilvl w:val="0"/>
        <w:numId w:val="1"/>
      </w:numPr>
      <w:overflowPunct/>
      <w:autoSpaceDE/>
      <w:autoSpaceDN/>
      <w:adjustRightInd/>
      <w:contextualSpacing/>
      <w:jc w:val="both"/>
      <w:textAlignment w:val="auto"/>
    </w:pPr>
    <w:rPr>
      <w:rFonts w:ascii="Times New Roman" w:hAnsi="Times New Roman"/>
      <w:kern w:val="2"/>
      <w:sz w:val="21"/>
      <w:szCs w:val="24"/>
    </w:rPr>
  </w:style>
  <w:style w:type="paragraph" w:styleId="20">
    <w:name w:val="Document Map"/>
    <w:basedOn w:val="1"/>
    <w:link w:val="340"/>
    <w:semiHidden/>
    <w:qFormat/>
    <w:uiPriority w:val="0"/>
    <w:pPr>
      <w:widowControl w:val="0"/>
      <w:shd w:val="clear" w:color="auto" w:fill="000080"/>
      <w:overflowPunct/>
      <w:autoSpaceDE/>
      <w:autoSpaceDN/>
      <w:adjustRightInd/>
      <w:jc w:val="both"/>
      <w:textAlignment w:val="auto"/>
    </w:pPr>
    <w:rPr>
      <w:rFonts w:ascii="Times New Roman" w:hAnsi="Times New Roman"/>
      <w:kern w:val="2"/>
      <w:sz w:val="21"/>
    </w:rPr>
  </w:style>
  <w:style w:type="paragraph" w:styleId="21">
    <w:name w:val="annotation text"/>
    <w:basedOn w:val="1"/>
    <w:link w:val="106"/>
    <w:qFormat/>
    <w:uiPriority w:val="99"/>
  </w:style>
  <w:style w:type="paragraph" w:styleId="22">
    <w:name w:val="index 6"/>
    <w:basedOn w:val="1"/>
    <w:next w:val="1"/>
    <w:semiHidden/>
    <w:qFormat/>
    <w:uiPriority w:val="0"/>
    <w:pPr>
      <w:ind w:left="1000" w:leftChars="1000"/>
    </w:pPr>
  </w:style>
  <w:style w:type="paragraph" w:styleId="23">
    <w:name w:val="Body Text 3"/>
    <w:basedOn w:val="1"/>
    <w:qFormat/>
    <w:uiPriority w:val="0"/>
    <w:pPr>
      <w:widowControl w:val="0"/>
      <w:overflowPunct/>
      <w:autoSpaceDE/>
      <w:autoSpaceDN/>
      <w:adjustRightInd/>
      <w:textAlignment w:val="auto"/>
    </w:pPr>
    <w:rPr>
      <w:rFonts w:ascii="Times New Roman" w:hAnsi="Times New Roman"/>
      <w:kern w:val="2"/>
      <w:sz w:val="21"/>
      <w:lang w:eastAsia="zh-TW"/>
    </w:rPr>
  </w:style>
  <w:style w:type="paragraph" w:styleId="24">
    <w:name w:val="Body Text Indent"/>
    <w:basedOn w:val="1"/>
    <w:link w:val="341"/>
    <w:qFormat/>
    <w:uiPriority w:val="0"/>
    <w:pPr>
      <w:spacing w:after="120"/>
      <w:ind w:left="420" w:leftChars="200"/>
    </w:pPr>
  </w:style>
  <w:style w:type="paragraph" w:styleId="25">
    <w:name w:val="index 4"/>
    <w:basedOn w:val="1"/>
    <w:next w:val="1"/>
    <w:semiHidden/>
    <w:qFormat/>
    <w:uiPriority w:val="0"/>
    <w:pPr>
      <w:ind w:left="600" w:leftChars="600"/>
    </w:pPr>
  </w:style>
  <w:style w:type="paragraph" w:styleId="26">
    <w:name w:val="toc 5"/>
    <w:basedOn w:val="15"/>
    <w:next w:val="1"/>
    <w:qFormat/>
    <w:uiPriority w:val="39"/>
    <w:pPr>
      <w:ind w:left="2520" w:hanging="504"/>
    </w:pPr>
  </w:style>
  <w:style w:type="paragraph" w:styleId="27">
    <w:name w:val="toc 3"/>
    <w:basedOn w:val="1"/>
    <w:next w:val="1"/>
    <w:qFormat/>
    <w:uiPriority w:val="39"/>
    <w:pPr>
      <w:ind w:left="840" w:leftChars="400"/>
    </w:pPr>
  </w:style>
  <w:style w:type="paragraph" w:styleId="28">
    <w:name w:val="toc 8"/>
    <w:basedOn w:val="15"/>
    <w:next w:val="1"/>
    <w:qFormat/>
    <w:uiPriority w:val="39"/>
    <w:pPr>
      <w:ind w:left="4032" w:hanging="504"/>
    </w:pPr>
  </w:style>
  <w:style w:type="paragraph" w:styleId="29">
    <w:name w:val="index 3"/>
    <w:basedOn w:val="1"/>
    <w:next w:val="1"/>
    <w:semiHidden/>
    <w:qFormat/>
    <w:uiPriority w:val="0"/>
    <w:pPr>
      <w:ind w:left="400" w:leftChars="400"/>
    </w:pPr>
  </w:style>
  <w:style w:type="paragraph" w:styleId="30">
    <w:name w:val="Date"/>
    <w:basedOn w:val="1"/>
    <w:next w:val="1"/>
    <w:link w:val="275"/>
    <w:qFormat/>
    <w:uiPriority w:val="0"/>
    <w:pPr>
      <w:overflowPunct/>
      <w:autoSpaceDE/>
      <w:autoSpaceDN/>
      <w:adjustRightInd/>
      <w:textAlignment w:val="auto"/>
    </w:pPr>
    <w:rPr>
      <w:rFonts w:ascii="Courier New" w:hAnsi="Courier New"/>
      <w:szCs w:val="24"/>
      <w:lang w:eastAsia="en-US"/>
    </w:rPr>
  </w:style>
  <w:style w:type="paragraph" w:styleId="31">
    <w:name w:val="Body Text Indent 2"/>
    <w:basedOn w:val="1"/>
    <w:link w:val="342"/>
    <w:qFormat/>
    <w:uiPriority w:val="99"/>
    <w:pPr>
      <w:spacing w:after="120" w:line="480" w:lineRule="auto"/>
      <w:ind w:left="420" w:leftChars="200"/>
    </w:pPr>
  </w:style>
  <w:style w:type="paragraph" w:styleId="32">
    <w:name w:val="Balloon Text"/>
    <w:basedOn w:val="1"/>
    <w:link w:val="109"/>
    <w:qFormat/>
    <w:uiPriority w:val="99"/>
    <w:rPr>
      <w:sz w:val="18"/>
      <w:szCs w:val="18"/>
    </w:rPr>
  </w:style>
  <w:style w:type="paragraph" w:styleId="33">
    <w:name w:val="footer"/>
    <w:basedOn w:val="1"/>
    <w:link w:val="77"/>
    <w:qFormat/>
    <w:uiPriority w:val="99"/>
    <w:pPr>
      <w:tabs>
        <w:tab w:val="right" w:pos="7920"/>
      </w:tabs>
    </w:pPr>
    <w:rPr>
      <w:sz w:val="16"/>
    </w:rPr>
  </w:style>
  <w:style w:type="paragraph" w:styleId="34">
    <w:name w:val="header"/>
    <w:basedOn w:val="1"/>
    <w:link w:val="78"/>
    <w:qFormat/>
    <w:uiPriority w:val="99"/>
    <w:pPr>
      <w:tabs>
        <w:tab w:val="right" w:pos="10440"/>
      </w:tabs>
    </w:pPr>
    <w:rPr>
      <w:sz w:val="16"/>
    </w:rPr>
  </w:style>
  <w:style w:type="paragraph" w:styleId="35">
    <w:name w:val="toc 1"/>
    <w:basedOn w:val="1"/>
    <w:next w:val="1"/>
    <w:qFormat/>
    <w:uiPriority w:val="39"/>
  </w:style>
  <w:style w:type="paragraph" w:styleId="36">
    <w:name w:val="toc 4"/>
    <w:basedOn w:val="15"/>
    <w:next w:val="1"/>
    <w:qFormat/>
    <w:uiPriority w:val="39"/>
    <w:pPr>
      <w:ind w:left="2016" w:hanging="504"/>
    </w:pPr>
  </w:style>
  <w:style w:type="paragraph" w:styleId="37">
    <w:name w:val="index heading"/>
    <w:basedOn w:val="1"/>
    <w:next w:val="38"/>
    <w:semiHidden/>
    <w:qFormat/>
    <w:uiPriority w:val="0"/>
  </w:style>
  <w:style w:type="paragraph" w:styleId="38">
    <w:name w:val="index 1"/>
    <w:basedOn w:val="1"/>
    <w:next w:val="1"/>
    <w:semiHidden/>
    <w:qFormat/>
    <w:uiPriority w:val="0"/>
  </w:style>
  <w:style w:type="paragraph" w:styleId="39">
    <w:name w:val="footnote text"/>
    <w:basedOn w:val="1"/>
    <w:semiHidden/>
    <w:qFormat/>
    <w:uiPriority w:val="0"/>
    <w:pPr>
      <w:spacing w:after="240"/>
      <w:ind w:hanging="720"/>
    </w:pPr>
  </w:style>
  <w:style w:type="paragraph" w:styleId="40">
    <w:name w:val="toc 6"/>
    <w:basedOn w:val="15"/>
    <w:next w:val="1"/>
    <w:qFormat/>
    <w:uiPriority w:val="39"/>
    <w:pPr>
      <w:ind w:left="3024" w:hanging="504"/>
    </w:pPr>
  </w:style>
  <w:style w:type="paragraph" w:styleId="41">
    <w:name w:val="Body Text Indent 3"/>
    <w:basedOn w:val="1"/>
    <w:link w:val="343"/>
    <w:qFormat/>
    <w:uiPriority w:val="99"/>
    <w:pPr>
      <w:spacing w:after="120"/>
      <w:ind w:left="420" w:leftChars="200"/>
    </w:pPr>
    <w:rPr>
      <w:sz w:val="16"/>
      <w:szCs w:val="16"/>
    </w:rPr>
  </w:style>
  <w:style w:type="paragraph" w:styleId="42">
    <w:name w:val="index 7"/>
    <w:basedOn w:val="1"/>
    <w:next w:val="1"/>
    <w:semiHidden/>
    <w:qFormat/>
    <w:uiPriority w:val="0"/>
    <w:pPr>
      <w:ind w:left="1200" w:leftChars="1200"/>
    </w:pPr>
  </w:style>
  <w:style w:type="paragraph" w:styleId="43">
    <w:name w:val="index 9"/>
    <w:basedOn w:val="1"/>
    <w:next w:val="1"/>
    <w:semiHidden/>
    <w:qFormat/>
    <w:uiPriority w:val="0"/>
    <w:pPr>
      <w:ind w:left="1600" w:leftChars="1600"/>
    </w:pPr>
  </w:style>
  <w:style w:type="paragraph" w:styleId="44">
    <w:name w:val="toc 2"/>
    <w:basedOn w:val="1"/>
    <w:next w:val="1"/>
    <w:qFormat/>
    <w:uiPriority w:val="39"/>
    <w:pPr>
      <w:ind w:left="420" w:leftChars="200"/>
    </w:pPr>
  </w:style>
  <w:style w:type="paragraph" w:styleId="45">
    <w:name w:val="toc 9"/>
    <w:basedOn w:val="15"/>
    <w:next w:val="1"/>
    <w:qFormat/>
    <w:uiPriority w:val="39"/>
    <w:pPr>
      <w:ind w:left="4536" w:hanging="504"/>
    </w:pPr>
  </w:style>
  <w:style w:type="paragraph" w:styleId="46">
    <w:name w:val="Body Text 2"/>
    <w:basedOn w:val="1"/>
    <w:link w:val="344"/>
    <w:qFormat/>
    <w:uiPriority w:val="0"/>
    <w:pPr>
      <w:widowControl w:val="0"/>
      <w:overflowPunct/>
      <w:autoSpaceDE/>
      <w:autoSpaceDN/>
      <w:adjustRightInd/>
      <w:textAlignment w:val="auto"/>
    </w:pPr>
    <w:rPr>
      <w:rFonts w:ascii="Times New Roman" w:hAnsi="Times New Roman" w:eastAsia="PMingLiU"/>
      <w:kern w:val="2"/>
      <w:szCs w:val="24"/>
      <w:lang w:eastAsia="zh-TW"/>
    </w:rPr>
  </w:style>
  <w:style w:type="paragraph" w:styleId="47">
    <w:name w:val="Normal (Web)"/>
    <w:basedOn w:val="1"/>
    <w:qFormat/>
    <w:uiPriority w:val="99"/>
    <w:pPr>
      <w:widowControl w:val="0"/>
      <w:overflowPunct/>
      <w:autoSpaceDE/>
      <w:autoSpaceDN/>
      <w:adjustRightInd/>
      <w:jc w:val="both"/>
      <w:textAlignment w:val="auto"/>
    </w:pPr>
    <w:rPr>
      <w:rFonts w:ascii="Times New Roman" w:hAnsi="Times New Roman"/>
      <w:kern w:val="2"/>
      <w:sz w:val="24"/>
      <w:szCs w:val="24"/>
    </w:rPr>
  </w:style>
  <w:style w:type="paragraph" w:styleId="48">
    <w:name w:val="index 2"/>
    <w:basedOn w:val="1"/>
    <w:next w:val="1"/>
    <w:semiHidden/>
    <w:qFormat/>
    <w:uiPriority w:val="0"/>
    <w:pPr>
      <w:ind w:left="200" w:leftChars="200"/>
    </w:pPr>
  </w:style>
  <w:style w:type="paragraph" w:styleId="49">
    <w:name w:val="Title"/>
    <w:basedOn w:val="1"/>
    <w:link w:val="333"/>
    <w:qFormat/>
    <w:uiPriority w:val="10"/>
    <w:pPr>
      <w:keepLines/>
      <w:spacing w:after="120"/>
      <w:ind w:left="2520" w:right="720"/>
    </w:pPr>
    <w:rPr>
      <w:sz w:val="48"/>
    </w:rPr>
  </w:style>
  <w:style w:type="paragraph" w:styleId="50">
    <w:name w:val="annotation subject"/>
    <w:basedOn w:val="21"/>
    <w:next w:val="21"/>
    <w:link w:val="107"/>
    <w:qFormat/>
    <w:uiPriority w:val="99"/>
    <w:rPr>
      <w:b/>
      <w:bCs/>
    </w:rPr>
  </w:style>
  <w:style w:type="paragraph" w:styleId="51">
    <w:name w:val="Body Text First Indent"/>
    <w:basedOn w:val="4"/>
    <w:link w:val="345"/>
    <w:qFormat/>
    <w:uiPriority w:val="0"/>
    <w:pPr>
      <w:widowControl w:val="0"/>
      <w:overflowPunct/>
      <w:autoSpaceDE/>
      <w:autoSpaceDN/>
      <w:adjustRightInd/>
      <w:spacing w:before="0"/>
      <w:ind w:left="0" w:firstLine="420" w:firstLineChars="100"/>
      <w:jc w:val="both"/>
      <w:textAlignment w:val="auto"/>
    </w:pPr>
    <w:rPr>
      <w:rFonts w:ascii="Times New Roman" w:hAnsi="Times New Roman"/>
      <w:kern w:val="2"/>
      <w:sz w:val="21"/>
      <w:szCs w:val="24"/>
    </w:rPr>
  </w:style>
  <w:style w:type="table" w:styleId="53">
    <w:name w:val="Table Grid"/>
    <w:basedOn w:val="52"/>
    <w:qFormat/>
    <w:uiPriority w:val="39"/>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54">
    <w:name w:val="Table Theme"/>
    <w:basedOn w:val="5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56">
    <w:name w:val="Strong"/>
    <w:qFormat/>
    <w:uiPriority w:val="22"/>
    <w:rPr>
      <w:b/>
      <w:bCs/>
    </w:rPr>
  </w:style>
  <w:style w:type="character" w:styleId="57">
    <w:name w:val="page number"/>
    <w:qFormat/>
    <w:uiPriority w:val="0"/>
    <w:rPr>
      <w:rFonts w:ascii="Book Antiqua" w:hAnsi="Book Antiqua"/>
    </w:rPr>
  </w:style>
  <w:style w:type="character" w:styleId="58">
    <w:name w:val="FollowedHyperlink"/>
    <w:qFormat/>
    <w:uiPriority w:val="99"/>
    <w:rPr>
      <w:color w:val="800080"/>
      <w:u w:val="single"/>
    </w:rPr>
  </w:style>
  <w:style w:type="character" w:styleId="59">
    <w:name w:val="Hyperlink"/>
    <w:qFormat/>
    <w:uiPriority w:val="99"/>
    <w:rPr>
      <w:color w:val="0000FF"/>
      <w:u w:val="single"/>
    </w:rPr>
  </w:style>
  <w:style w:type="character" w:styleId="60">
    <w:name w:val="annotation reference"/>
    <w:qFormat/>
    <w:uiPriority w:val="0"/>
    <w:rPr>
      <w:sz w:val="21"/>
      <w:szCs w:val="21"/>
    </w:rPr>
  </w:style>
  <w:style w:type="character" w:styleId="61">
    <w:name w:val="footnote reference"/>
    <w:semiHidden/>
    <w:qFormat/>
    <w:uiPriority w:val="0"/>
    <w:rPr>
      <w:position w:val="6"/>
      <w:sz w:val="16"/>
    </w:rPr>
  </w:style>
  <w:style w:type="character" w:customStyle="1" w:styleId="62">
    <w:name w:val="正文文本字符"/>
    <w:link w:val="4"/>
    <w:qFormat/>
    <w:uiPriority w:val="0"/>
    <w:rPr>
      <w:rFonts w:ascii="Book Antiqua" w:hAnsi="Book Antiqua" w:eastAsia="宋体"/>
      <w:lang w:val="en-US" w:eastAsia="zh-CN" w:bidi="ar-SA"/>
    </w:rPr>
  </w:style>
  <w:style w:type="character" w:customStyle="1" w:styleId="63">
    <w:name w:val="标题 1字符"/>
    <w:link w:val="3"/>
    <w:qFormat/>
    <w:uiPriority w:val="0"/>
    <w:rPr>
      <w:rFonts w:ascii="Book Antiqua" w:hAnsi="Book Antiqua"/>
      <w:sz w:val="60"/>
    </w:rPr>
  </w:style>
  <w:style w:type="character" w:customStyle="1" w:styleId="64">
    <w:name w:val="标题 3字符"/>
    <w:basedOn w:val="55"/>
    <w:link w:val="6"/>
    <w:qFormat/>
    <w:uiPriority w:val="0"/>
    <w:rPr>
      <w:rFonts w:ascii="Book Antiqua" w:hAnsi="Book Antiqua"/>
      <w:b/>
      <w:sz w:val="24"/>
    </w:rPr>
  </w:style>
  <w:style w:type="character" w:customStyle="1" w:styleId="65">
    <w:name w:val="标题 5字符"/>
    <w:basedOn w:val="55"/>
    <w:link w:val="8"/>
    <w:qFormat/>
    <w:uiPriority w:val="0"/>
    <w:rPr>
      <w:rFonts w:ascii="Book Antiqua" w:hAnsi="Book Antiqua"/>
      <w:b/>
      <w:i/>
    </w:rPr>
  </w:style>
  <w:style w:type="character" w:customStyle="1" w:styleId="66">
    <w:name w:val="标题 6字符"/>
    <w:basedOn w:val="55"/>
    <w:link w:val="9"/>
    <w:qFormat/>
    <w:uiPriority w:val="0"/>
    <w:rPr>
      <w:rFonts w:ascii="Times" w:hAnsi="Times"/>
      <w:u w:val="single"/>
    </w:rPr>
  </w:style>
  <w:style w:type="character" w:customStyle="1" w:styleId="67">
    <w:name w:val="标题 7字符"/>
    <w:basedOn w:val="55"/>
    <w:link w:val="11"/>
    <w:qFormat/>
    <w:uiPriority w:val="0"/>
    <w:rPr>
      <w:rFonts w:ascii="Times" w:hAnsi="Times"/>
      <w:i/>
    </w:rPr>
  </w:style>
  <w:style w:type="character" w:customStyle="1" w:styleId="68">
    <w:name w:val="标题 8字符"/>
    <w:basedOn w:val="55"/>
    <w:link w:val="12"/>
    <w:qFormat/>
    <w:uiPriority w:val="0"/>
    <w:rPr>
      <w:rFonts w:ascii="Times" w:hAnsi="Times"/>
      <w:i/>
    </w:rPr>
  </w:style>
  <w:style w:type="character" w:customStyle="1" w:styleId="69">
    <w:name w:val="标题 9字符"/>
    <w:basedOn w:val="55"/>
    <w:link w:val="13"/>
    <w:qFormat/>
    <w:uiPriority w:val="0"/>
    <w:rPr>
      <w:rFonts w:ascii="Times" w:hAnsi="Times"/>
      <w:i/>
    </w:rPr>
  </w:style>
  <w:style w:type="paragraph" w:customStyle="1" w:styleId="70">
    <w:name w:val="目录 51"/>
    <w:basedOn w:val="1"/>
    <w:next w:val="1"/>
    <w:semiHidden/>
    <w:qFormat/>
    <w:uiPriority w:val="0"/>
    <w:pPr>
      <w:tabs>
        <w:tab w:val="right" w:leader="dot" w:pos="10080"/>
      </w:tabs>
      <w:ind w:left="3600"/>
    </w:pPr>
    <w:rPr>
      <w:sz w:val="18"/>
    </w:rPr>
  </w:style>
  <w:style w:type="paragraph" w:customStyle="1" w:styleId="71">
    <w:name w:val="Checklist-X"/>
    <w:basedOn w:val="72"/>
    <w:qFormat/>
    <w:uiPriority w:val="0"/>
  </w:style>
  <w:style w:type="paragraph" w:customStyle="1" w:styleId="72">
    <w:name w:val="Checklist"/>
    <w:basedOn w:val="73"/>
    <w:qFormat/>
    <w:uiPriority w:val="0"/>
    <w:pPr>
      <w:ind w:left="3427" w:hanging="547"/>
    </w:pPr>
  </w:style>
  <w:style w:type="paragraph" w:customStyle="1" w:styleId="73">
    <w:name w:val="Bullet"/>
    <w:basedOn w:val="4"/>
    <w:qFormat/>
    <w:uiPriority w:val="0"/>
    <w:pPr>
      <w:keepLines/>
      <w:spacing w:before="60" w:after="60"/>
      <w:ind w:left="3096" w:hanging="216"/>
    </w:pPr>
  </w:style>
  <w:style w:type="paragraph" w:customStyle="1" w:styleId="74">
    <w:name w:val="目录 31"/>
    <w:basedOn w:val="1"/>
    <w:next w:val="1"/>
    <w:qFormat/>
    <w:uiPriority w:val="39"/>
    <w:pPr>
      <w:tabs>
        <w:tab w:val="right" w:leader="dot" w:pos="10080"/>
      </w:tabs>
      <w:ind w:left="2880"/>
    </w:pPr>
  </w:style>
  <w:style w:type="paragraph" w:customStyle="1" w:styleId="75">
    <w:name w:val="目录 21"/>
    <w:basedOn w:val="1"/>
    <w:next w:val="1"/>
    <w:qFormat/>
    <w:uiPriority w:val="39"/>
    <w:pPr>
      <w:tabs>
        <w:tab w:val="right" w:leader="dot" w:pos="10080"/>
      </w:tabs>
      <w:spacing w:before="120" w:after="120"/>
      <w:ind w:left="2520"/>
    </w:pPr>
  </w:style>
  <w:style w:type="paragraph" w:customStyle="1" w:styleId="76">
    <w:name w:val="目录 11"/>
    <w:basedOn w:val="1"/>
    <w:next w:val="1"/>
    <w:qFormat/>
    <w:uiPriority w:val="39"/>
    <w:pPr>
      <w:keepNext/>
      <w:tabs>
        <w:tab w:val="left" w:pos="2520"/>
        <w:tab w:val="right" w:leader="dot" w:pos="10080"/>
      </w:tabs>
      <w:spacing w:before="240" w:after="120"/>
    </w:pPr>
    <w:rPr>
      <w:b/>
    </w:rPr>
  </w:style>
  <w:style w:type="character" w:customStyle="1" w:styleId="77">
    <w:name w:val="页脚字符"/>
    <w:link w:val="33"/>
    <w:qFormat/>
    <w:uiPriority w:val="99"/>
    <w:rPr>
      <w:rFonts w:ascii="Book Antiqua" w:hAnsi="Book Antiqua"/>
      <w:sz w:val="16"/>
    </w:rPr>
  </w:style>
  <w:style w:type="character" w:customStyle="1" w:styleId="78">
    <w:name w:val="页眉字符"/>
    <w:link w:val="34"/>
    <w:qFormat/>
    <w:uiPriority w:val="99"/>
    <w:rPr>
      <w:rFonts w:ascii="Book Antiqua" w:hAnsi="Book Antiqua"/>
      <w:sz w:val="16"/>
    </w:rPr>
  </w:style>
  <w:style w:type="paragraph" w:customStyle="1" w:styleId="79">
    <w:name w:val="tty132"/>
    <w:basedOn w:val="1"/>
    <w:qFormat/>
    <w:uiPriority w:val="0"/>
    <w:rPr>
      <w:rFonts w:ascii="Courier New" w:hAnsi="Courier New"/>
      <w:sz w:val="12"/>
    </w:rPr>
  </w:style>
  <w:style w:type="paragraph" w:customStyle="1" w:styleId="80">
    <w:name w:val="tty80"/>
    <w:basedOn w:val="1"/>
    <w:qFormat/>
    <w:uiPriority w:val="0"/>
    <w:rPr>
      <w:rFonts w:ascii="Courier New" w:hAnsi="Courier New"/>
    </w:rPr>
  </w:style>
  <w:style w:type="paragraph" w:customStyle="1" w:styleId="81">
    <w:name w:val="hanging indent"/>
    <w:basedOn w:val="4"/>
    <w:qFormat/>
    <w:uiPriority w:val="0"/>
    <w:pPr>
      <w:keepLines/>
      <w:ind w:left="5400" w:hanging="2880"/>
    </w:pPr>
  </w:style>
  <w:style w:type="paragraph" w:customStyle="1" w:styleId="82">
    <w:name w:val="Table Text"/>
    <w:basedOn w:val="1"/>
    <w:qFormat/>
    <w:uiPriority w:val="0"/>
    <w:pPr>
      <w:keepLines/>
    </w:pPr>
    <w:rPr>
      <w:sz w:val="16"/>
    </w:rPr>
  </w:style>
  <w:style w:type="paragraph" w:customStyle="1" w:styleId="83">
    <w:name w:val="Number List"/>
    <w:basedOn w:val="4"/>
    <w:qFormat/>
    <w:uiPriority w:val="0"/>
    <w:pPr>
      <w:spacing w:before="60" w:after="60"/>
      <w:ind w:left="3240" w:hanging="360"/>
    </w:pPr>
  </w:style>
  <w:style w:type="paragraph" w:customStyle="1" w:styleId="84">
    <w:name w:val="Heading Bar"/>
    <w:basedOn w:val="1"/>
    <w:next w:val="6"/>
    <w:qFormat/>
    <w:uiPriority w:val="0"/>
    <w:pPr>
      <w:keepNext/>
      <w:keepLines/>
      <w:shd w:val="solid" w:color="auto" w:fill="auto"/>
      <w:spacing w:before="240"/>
      <w:ind w:right="7920"/>
    </w:pPr>
    <w:rPr>
      <w:color w:val="FFFFFF"/>
      <w:sz w:val="8"/>
    </w:rPr>
  </w:style>
  <w:style w:type="paragraph" w:customStyle="1" w:styleId="85">
    <w:name w:val="Info Box"/>
    <w:basedOn w:val="4"/>
    <w:qFormat/>
    <w:uiPriority w:val="0"/>
    <w:pPr>
      <w:keepLines/>
      <w:pBdr>
        <w:top w:val="single" w:color="auto" w:sz="6" w:space="6"/>
        <w:left w:val="single" w:color="auto" w:sz="6" w:space="6"/>
        <w:bottom w:val="single" w:color="auto" w:sz="6" w:space="6"/>
        <w:right w:val="single" w:color="auto" w:sz="6" w:space="6"/>
        <w:between w:val="single" w:color="auto" w:sz="6" w:space="6"/>
      </w:pBdr>
      <w:ind w:left="3600" w:right="1080"/>
      <w:jc w:val="center"/>
    </w:pPr>
    <w:rPr>
      <w:sz w:val="18"/>
    </w:rPr>
  </w:style>
  <w:style w:type="paragraph" w:customStyle="1" w:styleId="86">
    <w:name w:val="tty180"/>
    <w:basedOn w:val="1"/>
    <w:qFormat/>
    <w:uiPriority w:val="0"/>
    <w:pPr>
      <w:ind w:right="-720"/>
    </w:pPr>
    <w:rPr>
      <w:rFonts w:ascii="Courier New" w:hAnsi="Courier New"/>
      <w:sz w:val="8"/>
    </w:rPr>
  </w:style>
  <w:style w:type="paragraph" w:customStyle="1" w:styleId="87">
    <w:name w:val="Title Bar"/>
    <w:basedOn w:val="1"/>
    <w:qFormat/>
    <w:uiPriority w:val="0"/>
    <w:pPr>
      <w:keepNext/>
      <w:pageBreakBefore/>
      <w:shd w:val="solid" w:color="auto" w:fill="auto"/>
      <w:spacing w:before="1680"/>
      <w:ind w:left="2520" w:right="720"/>
    </w:pPr>
    <w:rPr>
      <w:sz w:val="36"/>
    </w:rPr>
  </w:style>
  <w:style w:type="paragraph" w:customStyle="1" w:styleId="88">
    <w:name w:val="tty80 indent"/>
    <w:basedOn w:val="80"/>
    <w:qFormat/>
    <w:uiPriority w:val="0"/>
    <w:pPr>
      <w:ind w:left="2895"/>
    </w:pPr>
  </w:style>
  <w:style w:type="paragraph" w:customStyle="1" w:styleId="89">
    <w:name w:val="TOC 标题1"/>
    <w:basedOn w:val="1"/>
    <w:qFormat/>
    <w:uiPriority w:val="39"/>
    <w:pPr>
      <w:keepNext/>
      <w:pageBreakBefore/>
      <w:pBdr>
        <w:top w:val="single" w:color="auto" w:sz="30" w:space="26"/>
      </w:pBdr>
      <w:spacing w:before="960" w:after="960"/>
      <w:ind w:left="2520"/>
    </w:pPr>
    <w:rPr>
      <w:sz w:val="36"/>
    </w:rPr>
  </w:style>
  <w:style w:type="character" w:customStyle="1" w:styleId="90">
    <w:name w:val="Chapter Title"/>
    <w:basedOn w:val="55"/>
    <w:qFormat/>
    <w:uiPriority w:val="0"/>
  </w:style>
  <w:style w:type="paragraph" w:customStyle="1" w:styleId="91">
    <w:name w:val="Legal"/>
    <w:basedOn w:val="1"/>
    <w:qFormat/>
    <w:uiPriority w:val="0"/>
    <w:pPr>
      <w:spacing w:after="240"/>
      <w:ind w:left="2160"/>
    </w:pPr>
    <w:rPr>
      <w:rFonts w:ascii="Times" w:hAnsi="Times"/>
    </w:rPr>
  </w:style>
  <w:style w:type="character" w:customStyle="1" w:styleId="92">
    <w:name w:val="Highlighted Variable"/>
    <w:qFormat/>
    <w:uiPriority w:val="0"/>
    <w:rPr>
      <w:rFonts w:ascii="Book Antiqua" w:hAnsi="Book Antiqua"/>
      <w:color w:val="0000FF"/>
    </w:rPr>
  </w:style>
  <w:style w:type="paragraph" w:customStyle="1" w:styleId="93">
    <w:name w:val="Note"/>
    <w:basedOn w:val="4"/>
    <w:qFormat/>
    <w:uiPriority w:val="0"/>
    <w:pPr>
      <w:pBdr>
        <w:top w:val="single" w:color="auto" w:sz="6" w:space="1"/>
        <w:left w:val="single" w:color="auto" w:sz="6" w:space="1"/>
        <w:bottom w:val="single" w:color="auto" w:sz="6" w:space="1"/>
        <w:right w:val="single" w:color="auto" w:sz="6" w:space="1"/>
      </w:pBdr>
      <w:shd w:val="solid" w:color="FFFF00" w:fill="auto"/>
      <w:ind w:left="720" w:right="5040" w:hanging="720"/>
    </w:pPr>
    <w:rPr>
      <w:vanish/>
    </w:rPr>
  </w:style>
  <w:style w:type="paragraph" w:customStyle="1" w:styleId="94">
    <w:name w:val="Table Heading"/>
    <w:basedOn w:val="82"/>
    <w:qFormat/>
    <w:uiPriority w:val="0"/>
    <w:pPr>
      <w:spacing w:before="120" w:after="120"/>
    </w:pPr>
    <w:rPr>
      <w:b/>
    </w:rPr>
  </w:style>
  <w:style w:type="paragraph" w:customStyle="1" w:styleId="95">
    <w:name w:val="目录 41"/>
    <w:basedOn w:val="1"/>
    <w:next w:val="1"/>
    <w:semiHidden/>
    <w:qFormat/>
    <w:uiPriority w:val="0"/>
    <w:pPr>
      <w:tabs>
        <w:tab w:val="right" w:leader="dot" w:pos="10080"/>
      </w:tabs>
      <w:ind w:left="3240"/>
    </w:pPr>
    <w:rPr>
      <w:sz w:val="18"/>
    </w:rPr>
  </w:style>
  <w:style w:type="paragraph" w:customStyle="1" w:styleId="96">
    <w:name w:val="Help Note"/>
    <w:basedOn w:val="1"/>
    <w:qFormat/>
    <w:uiPriority w:val="0"/>
    <w:pPr>
      <w:pBdr>
        <w:top w:val="single" w:color="auto" w:sz="6" w:space="3"/>
        <w:left w:val="single" w:color="auto" w:sz="6" w:space="3"/>
        <w:bottom w:val="single" w:color="auto" w:sz="6" w:space="3"/>
        <w:right w:val="single" w:color="auto" w:sz="6" w:space="3"/>
      </w:pBdr>
      <w:shd w:val="solid" w:color="00FF00" w:fill="auto"/>
      <w:spacing w:before="120" w:after="120"/>
      <w:ind w:left="1260" w:right="5040" w:hanging="1260"/>
    </w:pPr>
    <w:rPr>
      <w:vanish/>
    </w:rPr>
  </w:style>
  <w:style w:type="paragraph" w:customStyle="1" w:styleId="97">
    <w:name w:val="pp"/>
    <w:basedOn w:val="1"/>
    <w:qFormat/>
    <w:uiPriority w:val="0"/>
    <w:pPr>
      <w:spacing w:before="240"/>
    </w:pPr>
    <w:rPr>
      <w:rFonts w:ascii="Arial" w:hAnsi="Arial"/>
    </w:rPr>
  </w:style>
  <w:style w:type="paragraph" w:customStyle="1" w:styleId="98">
    <w:name w:val="Title-Major"/>
    <w:basedOn w:val="49"/>
    <w:qFormat/>
    <w:uiPriority w:val="0"/>
    <w:rPr>
      <w:smallCaps/>
    </w:rPr>
  </w:style>
  <w:style w:type="paragraph" w:customStyle="1" w:styleId="99">
    <w:name w:val="Route Title"/>
    <w:basedOn w:val="1"/>
    <w:qFormat/>
    <w:uiPriority w:val="0"/>
    <w:pPr>
      <w:keepLines/>
      <w:spacing w:after="120"/>
      <w:ind w:left="2520" w:right="720"/>
    </w:pPr>
    <w:rPr>
      <w:sz w:val="36"/>
    </w:rPr>
  </w:style>
  <w:style w:type="paragraph" w:customStyle="1" w:styleId="100">
    <w:name w:val="Note Wide"/>
    <w:basedOn w:val="93"/>
    <w:qFormat/>
    <w:uiPriority w:val="0"/>
    <w:pPr>
      <w:ind w:right="2160"/>
    </w:pPr>
  </w:style>
  <w:style w:type="paragraph" w:customStyle="1" w:styleId="101">
    <w:name w:val="Plain Text1"/>
    <w:basedOn w:val="1"/>
    <w:qFormat/>
    <w:uiPriority w:val="0"/>
    <w:pPr>
      <w:widowControl w:val="0"/>
      <w:jc w:val="both"/>
    </w:pPr>
    <w:rPr>
      <w:rFonts w:ascii="宋体"/>
      <w:kern w:val="2"/>
      <w:sz w:val="21"/>
    </w:rPr>
  </w:style>
  <w:style w:type="paragraph" w:customStyle="1" w:styleId="102">
    <w:name w:val="目录 61"/>
    <w:basedOn w:val="1"/>
    <w:next w:val="1"/>
    <w:semiHidden/>
    <w:qFormat/>
    <w:uiPriority w:val="0"/>
    <w:pPr>
      <w:ind w:left="2100" w:leftChars="1000"/>
    </w:pPr>
  </w:style>
  <w:style w:type="paragraph" w:customStyle="1" w:styleId="103">
    <w:name w:val="目录 71"/>
    <w:basedOn w:val="1"/>
    <w:next w:val="1"/>
    <w:semiHidden/>
    <w:qFormat/>
    <w:uiPriority w:val="0"/>
    <w:pPr>
      <w:ind w:left="2520" w:leftChars="1200"/>
    </w:pPr>
  </w:style>
  <w:style w:type="paragraph" w:customStyle="1" w:styleId="104">
    <w:name w:val="目录 81"/>
    <w:basedOn w:val="1"/>
    <w:next w:val="1"/>
    <w:semiHidden/>
    <w:qFormat/>
    <w:uiPriority w:val="0"/>
    <w:pPr>
      <w:ind w:left="2940" w:leftChars="1400"/>
    </w:pPr>
  </w:style>
  <w:style w:type="paragraph" w:customStyle="1" w:styleId="105">
    <w:name w:val="目录 91"/>
    <w:basedOn w:val="1"/>
    <w:next w:val="1"/>
    <w:semiHidden/>
    <w:qFormat/>
    <w:uiPriority w:val="0"/>
    <w:pPr>
      <w:ind w:left="3360" w:leftChars="1600"/>
    </w:pPr>
  </w:style>
  <w:style w:type="character" w:customStyle="1" w:styleId="106">
    <w:name w:val="批注文字字符"/>
    <w:link w:val="21"/>
    <w:qFormat/>
    <w:uiPriority w:val="99"/>
    <w:rPr>
      <w:rFonts w:ascii="Book Antiqua" w:hAnsi="Book Antiqua"/>
    </w:rPr>
  </w:style>
  <w:style w:type="character" w:customStyle="1" w:styleId="107">
    <w:name w:val="批注主题字符"/>
    <w:basedOn w:val="108"/>
    <w:link w:val="50"/>
    <w:qFormat/>
    <w:uiPriority w:val="99"/>
    <w:rPr>
      <w:rFonts w:ascii="Book Antiqua" w:hAnsi="Book Antiqua" w:eastAsia="宋体" w:cs="宋体"/>
      <w:b/>
      <w:bCs/>
      <w:kern w:val="0"/>
      <w:sz w:val="24"/>
      <w:szCs w:val="24"/>
    </w:rPr>
  </w:style>
  <w:style w:type="character" w:customStyle="1" w:styleId="108">
    <w:name w:val="批注文字 字符1"/>
    <w:basedOn w:val="55"/>
    <w:semiHidden/>
    <w:qFormat/>
    <w:uiPriority w:val="99"/>
    <w:rPr>
      <w:rFonts w:ascii="宋体" w:hAnsi="宋体" w:eastAsia="宋体" w:cs="宋体"/>
      <w:kern w:val="0"/>
      <w:sz w:val="24"/>
      <w:szCs w:val="24"/>
    </w:rPr>
  </w:style>
  <w:style w:type="character" w:customStyle="1" w:styleId="109">
    <w:name w:val="批注框文本字符"/>
    <w:basedOn w:val="55"/>
    <w:link w:val="32"/>
    <w:qFormat/>
    <w:uiPriority w:val="99"/>
    <w:rPr>
      <w:rFonts w:ascii="Book Antiqua" w:hAnsi="Book Antiqua"/>
      <w:sz w:val="18"/>
      <w:szCs w:val="18"/>
    </w:rPr>
  </w:style>
  <w:style w:type="paragraph" w:customStyle="1" w:styleId="110">
    <w:name w:val="csn"/>
    <w:next w:val="4"/>
    <w:qFormat/>
    <w:uiPriority w:val="0"/>
    <w:pPr>
      <w:pBdr>
        <w:bottom w:val="single" w:color="auto" w:sz="6" w:space="1"/>
      </w:pBdr>
      <w:ind w:left="2517"/>
    </w:pPr>
    <w:rPr>
      <w:rFonts w:ascii="Times New Roman" w:hAnsi="Times New Roman" w:eastAsia="宋体" w:cs="Times New Roman"/>
      <w:b/>
      <w:lang w:val="en-US" w:eastAsia="zh-CN" w:bidi="ar-SA"/>
    </w:rPr>
  </w:style>
  <w:style w:type="paragraph" w:customStyle="1" w:styleId="111">
    <w:name w:val="样式1"/>
    <w:basedOn w:val="95"/>
    <w:qFormat/>
    <w:uiPriority w:val="0"/>
    <w:pPr>
      <w:widowControl w:val="0"/>
      <w:overflowPunct/>
      <w:autoSpaceDE/>
      <w:autoSpaceDN/>
      <w:adjustRightInd/>
      <w:spacing w:before="120" w:after="120"/>
      <w:ind w:left="3045" w:leftChars="1400"/>
      <w:textAlignment w:val="auto"/>
    </w:pPr>
    <w:rPr>
      <w:rFonts w:ascii="Times New Roman" w:hAnsi="Times New Roman"/>
      <w:b/>
      <w:caps/>
      <w:kern w:val="2"/>
    </w:rPr>
  </w:style>
  <w:style w:type="paragraph" w:customStyle="1" w:styleId="112">
    <w:name w:val="Subpoint"/>
    <w:basedOn w:val="1"/>
    <w:qFormat/>
    <w:uiPriority w:val="0"/>
    <w:pPr>
      <w:numPr>
        <w:ilvl w:val="0"/>
        <w:numId w:val="2"/>
      </w:numPr>
      <w:tabs>
        <w:tab w:val="left" w:pos="1701"/>
      </w:tabs>
      <w:suppressAutoHyphens/>
      <w:overflowPunct/>
      <w:autoSpaceDE/>
      <w:autoSpaceDN/>
      <w:adjustRightInd/>
      <w:spacing w:after="260" w:line="260" w:lineRule="exact"/>
      <w:ind w:left="1702" w:hanging="851"/>
      <w:jc w:val="both"/>
      <w:textAlignment w:val="auto"/>
    </w:pPr>
    <w:rPr>
      <w:rFonts w:ascii="宋体" w:hAnsi="Times New Roman"/>
      <w:sz w:val="24"/>
      <w:lang w:val="en-GB"/>
    </w:rPr>
  </w:style>
  <w:style w:type="paragraph" w:customStyle="1" w:styleId="113">
    <w:name w:val="Nheading1"/>
    <w:basedOn w:val="114"/>
    <w:qFormat/>
    <w:uiPriority w:val="0"/>
    <w:pPr>
      <w:numPr>
        <w:ilvl w:val="0"/>
        <w:numId w:val="3"/>
      </w:numPr>
      <w:spacing w:line="260" w:lineRule="exact"/>
      <w:jc w:val="left"/>
    </w:pPr>
    <w:rPr>
      <w:b/>
    </w:rPr>
  </w:style>
  <w:style w:type="paragraph" w:customStyle="1" w:styleId="114">
    <w:name w:val="Body"/>
    <w:basedOn w:val="1"/>
    <w:qFormat/>
    <w:uiPriority w:val="0"/>
    <w:pPr>
      <w:overflowPunct/>
      <w:autoSpaceDE/>
      <w:autoSpaceDN/>
      <w:adjustRightInd/>
      <w:spacing w:after="260" w:line="260" w:lineRule="atLeast"/>
      <w:jc w:val="both"/>
      <w:textAlignment w:val="auto"/>
    </w:pPr>
    <w:rPr>
      <w:rFonts w:ascii="宋体" w:hAnsi="Times New Roman"/>
      <w:sz w:val="24"/>
      <w:lang w:val="en-GB"/>
    </w:rPr>
  </w:style>
  <w:style w:type="paragraph" w:customStyle="1" w:styleId="115">
    <w:name w:val="Nheading2"/>
    <w:basedOn w:val="113"/>
    <w:qFormat/>
    <w:uiPriority w:val="0"/>
    <w:pPr>
      <w:numPr>
        <w:ilvl w:val="1"/>
      </w:numPr>
      <w:tabs>
        <w:tab w:val="left" w:pos="360"/>
      </w:tabs>
      <w:ind w:left="720" w:hanging="720"/>
    </w:pPr>
    <w:rPr>
      <w:b w:val="0"/>
    </w:rPr>
  </w:style>
  <w:style w:type="paragraph" w:customStyle="1" w:styleId="116">
    <w:name w:val="title bar 2"/>
    <w:basedOn w:val="84"/>
    <w:qFormat/>
    <w:uiPriority w:val="0"/>
    <w:pPr>
      <w:ind w:right="6152"/>
    </w:pPr>
    <w:rPr>
      <w:rFonts w:ascii="宋体" w:hAnsi="Times New Roman"/>
    </w:rPr>
  </w:style>
  <w:style w:type="character" w:customStyle="1" w:styleId="117">
    <w:name w:val="标题 2 Char"/>
    <w:qFormat/>
    <w:uiPriority w:val="0"/>
    <w:rPr>
      <w:rFonts w:ascii="Arial" w:hAnsi="Arial" w:eastAsia="黑体"/>
      <w:b/>
      <w:bCs/>
      <w:kern w:val="2"/>
      <w:sz w:val="32"/>
      <w:szCs w:val="32"/>
      <w:lang w:val="en-US" w:eastAsia="zh-CN" w:bidi="ar-SA"/>
    </w:rPr>
  </w:style>
  <w:style w:type="paragraph" w:customStyle="1" w:styleId="118">
    <w:name w:val="xl24"/>
    <w:basedOn w:val="1"/>
    <w:qFormat/>
    <w:uiPriority w:val="0"/>
    <w:pPr>
      <w:overflowPunct/>
      <w:autoSpaceDE/>
      <w:autoSpaceDN/>
      <w:adjustRightInd/>
      <w:spacing w:before="100" w:beforeAutospacing="1" w:after="100" w:afterAutospacing="1"/>
      <w:jc w:val="center"/>
      <w:textAlignment w:val="auto"/>
    </w:pPr>
    <w:rPr>
      <w:rFonts w:ascii="Arial Unicode MS" w:hAnsi="Arial Unicode MS" w:eastAsia="Arial Unicode MS" w:cs="Arial Unicode MS"/>
    </w:rPr>
  </w:style>
  <w:style w:type="paragraph" w:customStyle="1" w:styleId="119">
    <w:name w:val="scripts"/>
    <w:basedOn w:val="80"/>
    <w:qFormat/>
    <w:uiPriority w:val="0"/>
    <w:pPr>
      <w:ind w:left="2880"/>
    </w:pPr>
    <w:rPr>
      <w:sz w:val="18"/>
    </w:rPr>
  </w:style>
  <w:style w:type="paragraph" w:customStyle="1" w:styleId="120">
    <w:name w:val="ICON Hand"/>
    <w:qFormat/>
    <w:uiPriority w:val="0"/>
    <w:pPr>
      <w:keepNext/>
      <w:keepLines/>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21">
    <w:name w:val="标题1"/>
    <w:qFormat/>
    <w:uiPriority w:val="0"/>
    <w:pPr>
      <w:keepLines/>
      <w:pBdr>
        <w:top w:val="single" w:color="808080" w:sz="48" w:space="10"/>
      </w:pBdr>
      <w:overflowPunct w:val="0"/>
      <w:autoSpaceDE w:val="0"/>
      <w:autoSpaceDN w:val="0"/>
      <w:adjustRightInd w:val="0"/>
      <w:spacing w:before="120" w:after="120"/>
      <w:jc w:val="right"/>
      <w:textAlignment w:val="baseline"/>
    </w:pPr>
    <w:rPr>
      <w:rFonts w:ascii="Helvetica" w:hAnsi="Helvetica" w:eastAsia="宋体" w:cs="Times New Roman"/>
      <w:sz w:val="60"/>
      <w:lang w:val="en-US" w:eastAsia="zh-CN" w:bidi="ar-SA"/>
    </w:rPr>
  </w:style>
  <w:style w:type="paragraph" w:customStyle="1" w:styleId="122">
    <w:name w:val="Cover Line"/>
    <w:basedOn w:val="1"/>
    <w:next w:val="123"/>
    <w:qFormat/>
    <w:uiPriority w:val="0"/>
    <w:pPr>
      <w:pBdr>
        <w:top w:val="single" w:color="auto" w:sz="24" w:space="1"/>
      </w:pBdr>
    </w:pPr>
    <w:rPr>
      <w:rFonts w:ascii="Helvetica" w:hAnsi="Helvetica"/>
      <w:b/>
      <w:sz w:val="36"/>
    </w:rPr>
  </w:style>
  <w:style w:type="paragraph" w:customStyle="1" w:styleId="123">
    <w:name w:val="Date1"/>
    <w:basedOn w:val="1"/>
    <w:next w:val="3"/>
    <w:qFormat/>
    <w:uiPriority w:val="0"/>
    <w:pPr>
      <w:spacing w:after="480"/>
    </w:pPr>
    <w:rPr>
      <w:rFonts w:ascii="Helvetica" w:hAnsi="Helvetica"/>
      <w:sz w:val="32"/>
    </w:rPr>
  </w:style>
  <w:style w:type="paragraph" w:customStyle="1" w:styleId="124">
    <w:name w:val="Module Title"/>
    <w:basedOn w:val="1"/>
    <w:next w:val="125"/>
    <w:qFormat/>
    <w:uiPriority w:val="0"/>
    <w:pPr>
      <w:spacing w:before="1200" w:after="1200"/>
      <w:jc w:val="right"/>
    </w:pPr>
    <w:rPr>
      <w:rFonts w:ascii="Helvetica" w:hAnsi="Helvetica"/>
      <w:sz w:val="52"/>
    </w:rPr>
  </w:style>
  <w:style w:type="paragraph" w:customStyle="1" w:styleId="125">
    <w:name w:val="Module Sub-title"/>
    <w:basedOn w:val="1"/>
    <w:next w:val="5"/>
    <w:qFormat/>
    <w:uiPriority w:val="0"/>
    <w:pPr>
      <w:jc w:val="center"/>
    </w:pPr>
    <w:rPr>
      <w:rFonts w:ascii="Helvetica" w:hAnsi="Helvetica"/>
      <w:sz w:val="36"/>
    </w:rPr>
  </w:style>
  <w:style w:type="paragraph" w:customStyle="1" w:styleId="126">
    <w:name w:val="Bullet Shade"/>
    <w:basedOn w:val="73"/>
    <w:qFormat/>
    <w:uiPriority w:val="0"/>
    <w:pPr>
      <w:shd w:val="pct10" w:color="auto" w:fill="auto"/>
      <w:spacing w:before="240" w:after="0"/>
      <w:ind w:left="720" w:hanging="720"/>
    </w:pPr>
    <w:rPr>
      <w:rFonts w:ascii="Helvetica" w:hAnsi="Helvetica"/>
      <w:sz w:val="36"/>
    </w:rPr>
  </w:style>
  <w:style w:type="paragraph" w:customStyle="1" w:styleId="127">
    <w:name w:val="Sub-Bullet"/>
    <w:basedOn w:val="1"/>
    <w:qFormat/>
    <w:uiPriority w:val="0"/>
    <w:pPr>
      <w:keepLines/>
      <w:spacing w:before="240"/>
      <w:ind w:left="1440" w:hanging="720"/>
    </w:pPr>
    <w:rPr>
      <w:rFonts w:ascii="Helvetica" w:hAnsi="Helvetica"/>
      <w:b/>
      <w:sz w:val="32"/>
    </w:rPr>
  </w:style>
  <w:style w:type="paragraph" w:customStyle="1" w:styleId="128">
    <w:name w:val="Definition"/>
    <w:basedOn w:val="1"/>
    <w:qFormat/>
    <w:uiPriority w:val="0"/>
    <w:pPr>
      <w:keepLines/>
      <w:spacing w:before="480"/>
      <w:ind w:left="2880" w:hanging="2880"/>
    </w:pPr>
    <w:rPr>
      <w:rFonts w:ascii="Helvetica" w:hAnsi="Helvetica"/>
      <w:sz w:val="36"/>
    </w:rPr>
  </w:style>
  <w:style w:type="paragraph" w:customStyle="1" w:styleId="129">
    <w:name w:val="Class Title"/>
    <w:basedOn w:val="3"/>
    <w:next w:val="125"/>
    <w:qFormat/>
    <w:uiPriority w:val="0"/>
    <w:pPr>
      <w:keepNext w:val="0"/>
      <w:tabs>
        <w:tab w:val="clear" w:pos="2520"/>
      </w:tabs>
      <w:spacing w:before="1440" w:after="1440"/>
      <w:ind w:left="2880"/>
      <w:jc w:val="right"/>
      <w:outlineLvl w:val="9"/>
    </w:pPr>
    <w:rPr>
      <w:rFonts w:ascii="Helvetica" w:hAnsi="Helvetica"/>
      <w:b/>
      <w:sz w:val="48"/>
    </w:rPr>
  </w:style>
  <w:style w:type="paragraph" w:customStyle="1" w:styleId="130">
    <w:name w:val="header 2"/>
    <w:basedOn w:val="5"/>
    <w:qFormat/>
    <w:uiPriority w:val="0"/>
    <w:pPr>
      <w:keepNext w:val="0"/>
      <w:keepLines w:val="0"/>
      <w:pageBreakBefore w:val="0"/>
      <w:pBdr>
        <w:top w:val="none" w:color="auto" w:sz="0" w:space="0"/>
      </w:pBdr>
      <w:spacing w:before="0" w:after="0" w:line="240" w:lineRule="atLeast"/>
      <w:jc w:val="center"/>
      <w:outlineLvl w:val="9"/>
    </w:pPr>
    <w:rPr>
      <w:rFonts w:ascii="Helvetica" w:hAnsi="Helvetica"/>
      <w:sz w:val="36"/>
    </w:rPr>
  </w:style>
  <w:style w:type="paragraph" w:customStyle="1" w:styleId="131">
    <w:name w:val="Chapter Intro"/>
    <w:basedOn w:val="4"/>
    <w:qFormat/>
    <w:uiPriority w:val="0"/>
    <w:pPr>
      <w:ind w:left="0" w:right="1800"/>
    </w:pPr>
  </w:style>
  <w:style w:type="paragraph" w:customStyle="1" w:styleId="132">
    <w:name w:val="ICON LightBulb"/>
    <w:qFormat/>
    <w:uiPriority w:val="0"/>
    <w:pPr>
      <w:keepNext/>
      <w:keepLines/>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33">
    <w:name w:val="ICON Document"/>
    <w:qFormat/>
    <w:uiPriority w:val="0"/>
    <w:pPr>
      <w:keepNext/>
      <w:keepLines/>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34">
    <w:name w:val="ICON Form"/>
    <w:qFormat/>
    <w:uiPriority w:val="0"/>
    <w:pPr>
      <w:keepNext/>
      <w:keepLines/>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35">
    <w:name w:val="ICON WarningSign1"/>
    <w:qFormat/>
    <w:uiPriority w:val="0"/>
    <w:pPr>
      <w:keepNext/>
      <w:keepLines/>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36">
    <w:name w:val="ICON Report"/>
    <w:qFormat/>
    <w:uiPriority w:val="0"/>
    <w:pPr>
      <w:keepNext/>
      <w:keepLines/>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37">
    <w:name w:val="PIC Arrow"/>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38">
    <w:name w:val="PIC Mgmt and Control"/>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39">
    <w:name w:val="BMP Down Arrow"/>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40">
    <w:name w:val="BMP Up Arrow"/>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41">
    <w:name w:val="BMP Down Arrow1"/>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42">
    <w:name w:val="BMP Up Arrow1"/>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43">
    <w:name w:val="ICON Document1"/>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44">
    <w:name w:val="ICON Report1"/>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45">
    <w:name w:val="ICON WarningSign"/>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46">
    <w:name w:val="ICON WarningSign2"/>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47">
    <w:name w:val="ICON WarningSign3"/>
    <w:qFormat/>
    <w:uiPriority w:val="0"/>
    <w:pPr>
      <w:keepLines/>
      <w:overflowPunct w:val="0"/>
      <w:autoSpaceDE w:val="0"/>
      <w:autoSpaceDN w:val="0"/>
      <w:adjustRightInd w:val="0"/>
      <w:textAlignment w:val="baseline"/>
    </w:pPr>
    <w:rPr>
      <w:rFonts w:ascii="Book Antiqua" w:hAnsi="Book Antiqua" w:eastAsia="宋体" w:cs="Times New Roman"/>
      <w:sz w:val="16"/>
      <w:lang w:val="en-US" w:eastAsia="zh-CN" w:bidi="ar-SA"/>
    </w:rPr>
  </w:style>
  <w:style w:type="paragraph" w:customStyle="1" w:styleId="148">
    <w:name w:val="Sub-topic"/>
    <w:basedOn w:val="1"/>
    <w:qFormat/>
    <w:uiPriority w:val="0"/>
    <w:pPr>
      <w:ind w:left="720"/>
    </w:pPr>
    <w:rPr>
      <w:sz w:val="24"/>
    </w:rPr>
  </w:style>
  <w:style w:type="paragraph" w:customStyle="1" w:styleId="149">
    <w:name w:val="BMP Copyright Notice"/>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customStyle="1" w:styleId="150">
    <w:name w:val="PIC Oracle Services"/>
    <w:qFormat/>
    <w:uiPriority w:val="0"/>
    <w:pPr>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51">
    <w:name w:val="PIC Oracle Logo"/>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customStyle="1" w:styleId="152">
    <w:name w:val="PIC Copyright Notice"/>
    <w:qFormat/>
    <w:uiPriority w:val="0"/>
    <w:pPr>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53">
    <w:name w:val="Heading3"/>
    <w:basedOn w:val="1"/>
    <w:qFormat/>
    <w:uiPriority w:val="0"/>
    <w:rPr>
      <w:rFonts w:ascii="Times" w:hAnsi="Times"/>
      <w14:shadow w14:blurRad="50800" w14:dist="38100" w14:dir="2700000" w14:sx="100000" w14:sy="100000" w14:kx="0" w14:ky="0" w14:algn="tl">
        <w14:srgbClr w14:val="000000">
          <w14:alpha w14:val="60000"/>
        </w14:srgbClr>
      </w14:shadow>
    </w:rPr>
  </w:style>
  <w:style w:type="paragraph" w:customStyle="1" w:styleId="154">
    <w:name w:val="PIC AACopyright"/>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55">
    <w:name w:val="PIC AAWelcome"/>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customStyle="1" w:styleId="156">
    <w:name w:val="PIC AACompass"/>
    <w:qFormat/>
    <w:uiPriority w:val="0"/>
    <w:pPr>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57">
    <w:name w:val="PIC AAWelcome1"/>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customStyle="1" w:styleId="158">
    <w:name w:val="PIC AAWelcome2"/>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customStyle="1" w:styleId="159">
    <w:name w:val="PIC AAWelcome3"/>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customStyle="1" w:styleId="160">
    <w:name w:val="PIC AACompass1"/>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61">
    <w:name w:val="PIC AACompass2"/>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62">
    <w:name w:val="PIC AACompass3"/>
    <w:qFormat/>
    <w:uiPriority w:val="0"/>
    <w:pPr>
      <w:overflowPunct w:val="0"/>
      <w:autoSpaceDE w:val="0"/>
      <w:autoSpaceDN w:val="0"/>
      <w:adjustRightInd w:val="0"/>
      <w:textAlignment w:val="baseline"/>
    </w:pPr>
    <w:rPr>
      <w:rFonts w:ascii="Book Antiqua" w:hAnsi="Book Antiqua" w:eastAsia="宋体" w:cs="Times New Roman"/>
      <w:lang w:val="en-US" w:eastAsia="zh-CN" w:bidi="ar-SA"/>
    </w:rPr>
  </w:style>
  <w:style w:type="paragraph" w:customStyle="1" w:styleId="163">
    <w:name w:val="PIC AACompass4"/>
    <w:qFormat/>
    <w:uiPriority w:val="0"/>
    <w:pPr>
      <w:overflowPunct w:val="0"/>
      <w:autoSpaceDE w:val="0"/>
      <w:autoSpaceDN w:val="0"/>
      <w:adjustRightInd w:val="0"/>
      <w:spacing w:before="120" w:after="120"/>
      <w:ind w:left="2520"/>
      <w:textAlignment w:val="baseline"/>
    </w:pPr>
    <w:rPr>
      <w:rFonts w:ascii="Book Antiqua" w:hAnsi="Book Antiqua" w:eastAsia="宋体" w:cs="Times New Roman"/>
      <w:lang w:val="en-US" w:eastAsia="zh-CN" w:bidi="ar-SA"/>
    </w:rPr>
  </w:style>
  <w:style w:type="paragraph" w:customStyle="1" w:styleId="164">
    <w:name w:val="PIC AACompass5"/>
    <w:qFormat/>
    <w:uiPriority w:val="0"/>
    <w:pPr>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165">
    <w:name w:val="PIC AACompass6"/>
    <w:qFormat/>
    <w:uiPriority w:val="0"/>
    <w:pPr>
      <w:overflowPunct w:val="0"/>
      <w:autoSpaceDE w:val="0"/>
      <w:autoSpaceDN w:val="0"/>
      <w:adjustRightInd w:val="0"/>
      <w:textAlignment w:val="baseline"/>
    </w:pPr>
    <w:rPr>
      <w:rFonts w:ascii="Times New Roman" w:hAnsi="Times New Roman" w:eastAsia="宋体" w:cs="Times New Roman"/>
      <w:lang w:val="en-US" w:eastAsia="zh-CN" w:bidi="ar-SA"/>
    </w:rPr>
  </w:style>
  <w:style w:type="character" w:customStyle="1" w:styleId="166">
    <w:name w:val="unnamed11"/>
    <w:qFormat/>
    <w:uiPriority w:val="0"/>
    <w:rPr>
      <w:sz w:val="18"/>
      <w:szCs w:val="18"/>
    </w:rPr>
  </w:style>
  <w:style w:type="paragraph" w:customStyle="1" w:styleId="167">
    <w:name w:val="突出标题"/>
    <w:basedOn w:val="1"/>
    <w:qFormat/>
    <w:uiPriority w:val="0"/>
    <w:pPr>
      <w:numPr>
        <w:ilvl w:val="0"/>
        <w:numId w:val="4"/>
      </w:numPr>
      <w:tabs>
        <w:tab w:val="left" w:pos="3119"/>
      </w:tabs>
      <w:ind w:left="2977" w:hanging="457"/>
    </w:pPr>
  </w:style>
  <w:style w:type="character" w:customStyle="1" w:styleId="168">
    <w:name w:val="showtreebodycontent1"/>
    <w:qFormat/>
    <w:uiPriority w:val="0"/>
    <w:rPr>
      <w:sz w:val="21"/>
      <w:szCs w:val="21"/>
    </w:rPr>
  </w:style>
  <w:style w:type="paragraph" w:customStyle="1" w:styleId="169">
    <w:name w:val="font5"/>
    <w:basedOn w:val="1"/>
    <w:qFormat/>
    <w:uiPriority w:val="0"/>
    <w:pPr>
      <w:overflowPunct/>
      <w:autoSpaceDE/>
      <w:autoSpaceDN/>
      <w:adjustRightInd/>
      <w:spacing w:before="100" w:beforeAutospacing="1" w:after="100" w:afterAutospacing="1"/>
      <w:textAlignment w:val="auto"/>
    </w:pPr>
    <w:rPr>
      <w:rFonts w:hint="eastAsia" w:ascii="宋体" w:hAnsi="宋体"/>
      <w:sz w:val="18"/>
      <w:szCs w:val="18"/>
    </w:rPr>
  </w:style>
  <w:style w:type="paragraph" w:customStyle="1" w:styleId="170">
    <w:name w:val="font6"/>
    <w:basedOn w:val="1"/>
    <w:qFormat/>
    <w:uiPriority w:val="0"/>
    <w:pPr>
      <w:overflowPunct/>
      <w:autoSpaceDE/>
      <w:autoSpaceDN/>
      <w:adjustRightInd/>
      <w:spacing w:before="100" w:beforeAutospacing="1" w:after="100" w:afterAutospacing="1"/>
      <w:textAlignment w:val="auto"/>
    </w:pPr>
    <w:rPr>
      <w:rFonts w:hint="eastAsia" w:ascii="宋体" w:hAnsi="宋体"/>
    </w:rPr>
  </w:style>
  <w:style w:type="paragraph" w:customStyle="1" w:styleId="171">
    <w:name w:val="font7"/>
    <w:basedOn w:val="1"/>
    <w:qFormat/>
    <w:uiPriority w:val="0"/>
    <w:pPr>
      <w:overflowPunct/>
      <w:autoSpaceDE/>
      <w:autoSpaceDN/>
      <w:adjustRightInd/>
      <w:spacing w:before="100" w:beforeAutospacing="1" w:after="100" w:afterAutospacing="1"/>
      <w:textAlignment w:val="auto"/>
    </w:pPr>
    <w:rPr>
      <w:rFonts w:ascii="Times New Roman" w:hAnsi="Times New Roman"/>
    </w:rPr>
  </w:style>
  <w:style w:type="paragraph" w:customStyle="1" w:styleId="172">
    <w:name w:val="xl25"/>
    <w:basedOn w:val="1"/>
    <w:qFormat/>
    <w:uiPriority w:val="0"/>
    <w:pPr>
      <w:overflowPunct/>
      <w:autoSpaceDE/>
      <w:autoSpaceDN/>
      <w:adjustRightInd/>
      <w:spacing w:before="100" w:beforeAutospacing="1" w:after="100" w:afterAutospacing="1"/>
      <w:textAlignment w:val="bottom"/>
    </w:pPr>
    <w:rPr>
      <w:rFonts w:ascii="Arial Unicode MS" w:hAnsi="Arial Unicode MS"/>
    </w:rPr>
  </w:style>
  <w:style w:type="paragraph" w:customStyle="1" w:styleId="173">
    <w:name w:val="xl26"/>
    <w:basedOn w:val="1"/>
    <w:qFormat/>
    <w:uiPriority w:val="0"/>
    <w:pPr>
      <w:overflowPunct/>
      <w:autoSpaceDE/>
      <w:autoSpaceDN/>
      <w:adjustRightInd/>
      <w:spacing w:before="100" w:beforeAutospacing="1" w:after="100" w:afterAutospacing="1"/>
      <w:textAlignment w:val="auto"/>
    </w:pPr>
    <w:rPr>
      <w:rFonts w:ascii="Times New Roman" w:hAnsi="Times New Roman"/>
    </w:rPr>
  </w:style>
  <w:style w:type="paragraph" w:customStyle="1" w:styleId="174">
    <w:name w:val="QH正文1"/>
    <w:basedOn w:val="4"/>
    <w:qFormat/>
    <w:uiPriority w:val="0"/>
    <w:pPr>
      <w:overflowPunct/>
      <w:autoSpaceDE/>
      <w:autoSpaceDN/>
      <w:ind w:left="1700"/>
    </w:pPr>
    <w:rPr>
      <w:sz w:val="21"/>
    </w:rPr>
  </w:style>
  <w:style w:type="paragraph" w:customStyle="1" w:styleId="175">
    <w:name w:val="QH封面项目名称"/>
    <w:basedOn w:val="1"/>
    <w:qFormat/>
    <w:uiPriority w:val="0"/>
    <w:pPr>
      <w:overflowPunct/>
      <w:autoSpaceDE/>
      <w:autoSpaceDN/>
    </w:pPr>
    <w:rPr>
      <w:b/>
      <w:bCs/>
      <w:color w:val="0000FF"/>
      <w:sz w:val="48"/>
      <w:szCs w:val="36"/>
    </w:rPr>
  </w:style>
  <w:style w:type="paragraph" w:customStyle="1" w:styleId="176">
    <w:name w:val="QH封面文档名称"/>
    <w:basedOn w:val="1"/>
    <w:next w:val="177"/>
    <w:qFormat/>
    <w:uiPriority w:val="0"/>
    <w:pPr>
      <w:overflowPunct/>
      <w:autoSpaceDE/>
      <w:autoSpaceDN/>
    </w:pPr>
    <w:rPr>
      <w:b/>
      <w:bCs/>
      <w:color w:val="0000FF"/>
      <w:sz w:val="48"/>
      <w:szCs w:val="36"/>
    </w:rPr>
  </w:style>
  <w:style w:type="paragraph" w:customStyle="1" w:styleId="177">
    <w:name w:val="QH封面文档子名称"/>
    <w:basedOn w:val="176"/>
    <w:next w:val="1"/>
    <w:qFormat/>
    <w:uiPriority w:val="0"/>
    <w:pPr>
      <w:ind w:left="900" w:leftChars="450"/>
    </w:pPr>
    <w:rPr>
      <w:sz w:val="36"/>
    </w:rPr>
  </w:style>
  <w:style w:type="paragraph" w:customStyle="1" w:styleId="178">
    <w:name w:val="QH作者"/>
    <w:basedOn w:val="1"/>
    <w:qFormat/>
    <w:uiPriority w:val="0"/>
    <w:pPr>
      <w:overflowPunct/>
      <w:autoSpaceDE/>
      <w:autoSpaceDN/>
      <w:ind w:left="900"/>
    </w:pPr>
    <w:rPr>
      <w:b/>
      <w:bCs/>
      <w:color w:val="0000FF"/>
      <w:sz w:val="36"/>
    </w:rPr>
  </w:style>
  <w:style w:type="paragraph" w:customStyle="1" w:styleId="179">
    <w:name w:val="Char Char Char Char"/>
    <w:basedOn w:val="1"/>
    <w:qFormat/>
    <w:uiPriority w:val="0"/>
    <w:pPr>
      <w:widowControl w:val="0"/>
      <w:overflowPunct/>
      <w:autoSpaceDE/>
      <w:autoSpaceDN/>
      <w:adjustRightInd/>
      <w:jc w:val="both"/>
      <w:textAlignment w:val="auto"/>
    </w:pPr>
    <w:rPr>
      <w:rFonts w:ascii="Tahoma" w:hAnsi="Tahoma"/>
      <w:kern w:val="2"/>
      <w:sz w:val="24"/>
      <w:szCs w:val="24"/>
    </w:rPr>
  </w:style>
  <w:style w:type="paragraph" w:customStyle="1" w:styleId="180">
    <w:name w:val="Bo"/>
    <w:basedOn w:val="1"/>
    <w:qFormat/>
    <w:uiPriority w:val="0"/>
    <w:pPr>
      <w:spacing w:before="120" w:after="120"/>
      <w:ind w:left="2520"/>
    </w:pPr>
    <w:rPr>
      <w:spacing w:val="20"/>
    </w:rPr>
  </w:style>
  <w:style w:type="paragraph" w:customStyle="1" w:styleId="181">
    <w:name w:val="Plain Text2"/>
    <w:basedOn w:val="1"/>
    <w:qFormat/>
    <w:uiPriority w:val="0"/>
    <w:pPr>
      <w:widowControl w:val="0"/>
      <w:jc w:val="both"/>
    </w:pPr>
    <w:rPr>
      <w:rFonts w:ascii="宋体"/>
      <w:kern w:val="2"/>
      <w:sz w:val="21"/>
    </w:rPr>
  </w:style>
  <w:style w:type="paragraph" w:customStyle="1" w:styleId="182">
    <w:name w:val="Date2"/>
    <w:basedOn w:val="1"/>
    <w:next w:val="3"/>
    <w:qFormat/>
    <w:uiPriority w:val="0"/>
    <w:pPr>
      <w:spacing w:after="480"/>
    </w:pPr>
    <w:rPr>
      <w:rFonts w:ascii="Helvetica" w:hAnsi="Helvetica"/>
      <w:sz w:val="32"/>
    </w:rPr>
  </w:style>
  <w:style w:type="character" w:customStyle="1" w:styleId="183">
    <w:name w:val="taskheader"/>
    <w:basedOn w:val="55"/>
    <w:qFormat/>
    <w:uiPriority w:val="0"/>
  </w:style>
  <w:style w:type="paragraph" w:customStyle="1" w:styleId="184">
    <w:name w:val="列出段落1"/>
    <w:basedOn w:val="1"/>
    <w:qFormat/>
    <w:uiPriority w:val="34"/>
    <w:pPr>
      <w:widowControl w:val="0"/>
      <w:overflowPunct/>
      <w:autoSpaceDE/>
      <w:autoSpaceDN/>
      <w:adjustRightInd/>
      <w:ind w:firstLine="420" w:firstLineChars="200"/>
      <w:jc w:val="both"/>
      <w:textAlignment w:val="auto"/>
    </w:pPr>
    <w:rPr>
      <w:rFonts w:ascii="Times New Roman" w:hAnsi="Times New Roman"/>
      <w:kern w:val="2"/>
      <w:sz w:val="21"/>
      <w:szCs w:val="24"/>
    </w:rPr>
  </w:style>
  <w:style w:type="paragraph" w:customStyle="1" w:styleId="185">
    <w:name w:val="SOW样式2"/>
    <w:basedOn w:val="6"/>
    <w:qFormat/>
    <w:uiPriority w:val="0"/>
    <w:pPr>
      <w:tabs>
        <w:tab w:val="left" w:pos="567"/>
      </w:tabs>
      <w:ind w:left="567" w:hanging="567"/>
    </w:pPr>
    <w:rPr>
      <w:rFonts w:ascii="Times New Roman" w:eastAsia="微软雅黑"/>
      <w:sz w:val="28"/>
      <w:szCs w:val="28"/>
    </w:rPr>
  </w:style>
  <w:style w:type="paragraph" w:customStyle="1" w:styleId="186">
    <w:name w:val="TOC 标题2"/>
    <w:basedOn w:val="3"/>
    <w:next w:val="1"/>
    <w:unhideWhenUsed/>
    <w:qFormat/>
    <w:uiPriority w:val="39"/>
    <w:pPr>
      <w:tabs>
        <w:tab w:val="clear" w:pos="2520"/>
      </w:tabs>
      <w:overflowPunct/>
      <w:autoSpaceDE/>
      <w:autoSpaceDN/>
      <w:adjustRightInd/>
      <w:spacing w:before="480" w:after="0" w:line="276" w:lineRule="auto"/>
      <w:ind w:right="0"/>
      <w:textAlignment w:val="auto"/>
      <w:outlineLvl w:val="9"/>
    </w:pPr>
    <w:rPr>
      <w:rFonts w:ascii="Cambria" w:hAnsi="Cambria"/>
      <w:b/>
      <w:bCs/>
      <w:color w:val="365F91"/>
      <w:sz w:val="28"/>
      <w:szCs w:val="28"/>
    </w:rPr>
  </w:style>
  <w:style w:type="paragraph" w:customStyle="1" w:styleId="187">
    <w:name w:val="列出段落11"/>
    <w:basedOn w:val="1"/>
    <w:qFormat/>
    <w:uiPriority w:val="34"/>
    <w:pPr>
      <w:widowControl w:val="0"/>
      <w:overflowPunct/>
      <w:autoSpaceDE/>
      <w:autoSpaceDN/>
      <w:adjustRightInd/>
      <w:ind w:firstLine="420" w:firstLineChars="200"/>
      <w:jc w:val="both"/>
      <w:textAlignment w:val="auto"/>
    </w:pPr>
    <w:rPr>
      <w:rFonts w:ascii="Calibri" w:hAnsi="Calibri"/>
      <w:kern w:val="2"/>
      <w:sz w:val="21"/>
      <w:szCs w:val="22"/>
    </w:rPr>
  </w:style>
  <w:style w:type="character" w:customStyle="1" w:styleId="188">
    <w:name w:val="页脚 Char"/>
    <w:qFormat/>
    <w:uiPriority w:val="0"/>
    <w:rPr>
      <w:kern w:val="2"/>
      <w:sz w:val="18"/>
      <w:szCs w:val="18"/>
    </w:rPr>
  </w:style>
  <w:style w:type="paragraph" w:customStyle="1" w:styleId="189">
    <w:name w:val="CV TextRight"/>
    <w:basedOn w:val="1"/>
    <w:qFormat/>
    <w:uiPriority w:val="0"/>
    <w:pPr>
      <w:overflowPunct/>
      <w:autoSpaceDE/>
      <w:autoSpaceDN/>
      <w:adjustRightInd/>
      <w:spacing w:before="24"/>
      <w:jc w:val="both"/>
      <w:textAlignment w:val="auto"/>
    </w:pPr>
    <w:rPr>
      <w:rFonts w:ascii="Century Gothic" w:hAnsi="Century Gothic" w:eastAsia="Times New Roman"/>
      <w:lang w:val="en-GB" w:eastAsia="en-US"/>
    </w:rPr>
  </w:style>
  <w:style w:type="paragraph" w:customStyle="1" w:styleId="190">
    <w:name w:val="SOW正文"/>
    <w:basedOn w:val="1"/>
    <w:qFormat/>
    <w:uiPriority w:val="0"/>
    <w:pPr>
      <w:widowControl w:val="0"/>
      <w:overflowPunct/>
      <w:autoSpaceDE/>
      <w:autoSpaceDN/>
      <w:adjustRightInd/>
      <w:snapToGrid w:val="0"/>
      <w:spacing w:before="120" w:line="400" w:lineRule="exact"/>
      <w:ind w:firstLine="518"/>
      <w:jc w:val="both"/>
      <w:textAlignment w:val="auto"/>
    </w:pPr>
    <w:rPr>
      <w:rFonts w:ascii="Times New Roman" w:hAnsi="Times New Roman"/>
      <w:bCs/>
      <w:kern w:val="2"/>
      <w:sz w:val="24"/>
    </w:rPr>
  </w:style>
  <w:style w:type="paragraph" w:customStyle="1" w:styleId="191">
    <w:name w:val="列出段落2"/>
    <w:basedOn w:val="1"/>
    <w:qFormat/>
    <w:uiPriority w:val="34"/>
    <w:pPr>
      <w:ind w:firstLine="420" w:firstLineChars="200"/>
    </w:pPr>
  </w:style>
  <w:style w:type="character" w:customStyle="1" w:styleId="192">
    <w:name w:val="CN Paragraph Char"/>
    <w:link w:val="16"/>
    <w:qFormat/>
    <w:uiPriority w:val="99"/>
    <w:rPr>
      <w:rFonts w:ascii="Arial" w:hAnsi="Arial"/>
      <w:szCs w:val="18"/>
      <w:lang w:eastAsia="en-US"/>
    </w:rPr>
  </w:style>
  <w:style w:type="paragraph" w:customStyle="1" w:styleId="193">
    <w:name w:val="CN Paragraph Left"/>
    <w:basedOn w:val="16"/>
    <w:qFormat/>
    <w:uiPriority w:val="0"/>
    <w:pPr>
      <w:ind w:left="0"/>
    </w:pPr>
    <w:rPr>
      <w:rFonts w:ascii="Times New Roman" w:hAnsi="Times New Roman"/>
    </w:rPr>
  </w:style>
  <w:style w:type="paragraph" w:customStyle="1" w:styleId="194">
    <w:name w:val="CN Activity Restart Numbering"/>
    <w:basedOn w:val="16"/>
    <w:next w:val="193"/>
    <w:qFormat/>
    <w:uiPriority w:val="99"/>
    <w:pPr>
      <w:numPr>
        <w:ilvl w:val="0"/>
        <w:numId w:val="5"/>
      </w:numPr>
      <w:tabs>
        <w:tab w:val="left" w:pos="360"/>
      </w:tabs>
      <w:spacing w:after="0"/>
      <w:ind w:left="845" w:hanging="420"/>
    </w:pPr>
    <w:rPr>
      <w:rFonts w:ascii="Times New Roman" w:hAnsi="Times New Roman"/>
      <w:sz w:val="2"/>
      <w:szCs w:val="2"/>
    </w:rPr>
  </w:style>
  <w:style w:type="paragraph" w:customStyle="1" w:styleId="195">
    <w:name w:val="CN Activity Title"/>
    <w:basedOn w:val="16"/>
    <w:next w:val="16"/>
    <w:qFormat/>
    <w:uiPriority w:val="99"/>
    <w:pPr>
      <w:keepNext/>
      <w:keepLines/>
      <w:numPr>
        <w:ilvl w:val="1"/>
        <w:numId w:val="5"/>
      </w:numPr>
      <w:tabs>
        <w:tab w:val="left" w:pos="360"/>
        <w:tab w:val="clear" w:pos="720"/>
      </w:tabs>
      <w:spacing w:before="120"/>
      <w:ind w:left="1265" w:hanging="420"/>
    </w:pPr>
    <w:rPr>
      <w:rFonts w:ascii="Times New Roman" w:hAnsi="Times New Roman"/>
      <w:b/>
      <w:u w:val="single"/>
    </w:rPr>
  </w:style>
  <w:style w:type="paragraph" w:customStyle="1" w:styleId="196">
    <w:name w:val="CN Task Title"/>
    <w:basedOn w:val="16"/>
    <w:next w:val="16"/>
    <w:qFormat/>
    <w:uiPriority w:val="99"/>
    <w:pPr>
      <w:keepNext/>
      <w:keepLines/>
      <w:numPr>
        <w:ilvl w:val="2"/>
        <w:numId w:val="5"/>
      </w:numPr>
      <w:tabs>
        <w:tab w:val="left" w:pos="360"/>
        <w:tab w:val="clear" w:pos="1224"/>
      </w:tabs>
      <w:ind w:left="720" w:firstLine="0"/>
    </w:pPr>
    <w:rPr>
      <w:rFonts w:ascii="Times New Roman" w:hAnsi="Times New Roman"/>
      <w:b/>
      <w:i/>
    </w:rPr>
  </w:style>
  <w:style w:type="paragraph" w:customStyle="1" w:styleId="197">
    <w:name w:val="CN Activity/Task Level 1 List"/>
    <w:basedOn w:val="16"/>
    <w:qFormat/>
    <w:uiPriority w:val="99"/>
    <w:pPr>
      <w:tabs>
        <w:tab w:val="left" w:pos="360"/>
      </w:tabs>
    </w:pPr>
    <w:rPr>
      <w:rFonts w:ascii="Times New Roman" w:hAnsi="Times New Roman"/>
    </w:rPr>
  </w:style>
  <w:style w:type="paragraph" w:customStyle="1" w:styleId="198">
    <w:name w:val="CN Activity/Task Level 2 List"/>
    <w:basedOn w:val="16"/>
    <w:qFormat/>
    <w:uiPriority w:val="99"/>
    <w:pPr>
      <w:numPr>
        <w:ilvl w:val="0"/>
        <w:numId w:val="6"/>
      </w:numPr>
      <w:tabs>
        <w:tab w:val="left" w:pos="360"/>
        <w:tab w:val="clear" w:pos="1224"/>
      </w:tabs>
      <w:ind w:left="720" w:firstLine="0"/>
    </w:pPr>
    <w:rPr>
      <w:rFonts w:ascii="Times New Roman" w:hAnsi="Times New Roman"/>
    </w:rPr>
  </w:style>
  <w:style w:type="paragraph" w:customStyle="1" w:styleId="199">
    <w:name w:val="CN Activity/Task Level 3 List"/>
    <w:basedOn w:val="16"/>
    <w:qFormat/>
    <w:uiPriority w:val="99"/>
    <w:pPr>
      <w:numPr>
        <w:ilvl w:val="1"/>
        <w:numId w:val="6"/>
      </w:numPr>
      <w:tabs>
        <w:tab w:val="left" w:pos="360"/>
        <w:tab w:val="clear" w:pos="1728"/>
      </w:tabs>
      <w:ind w:left="720" w:firstLine="0"/>
    </w:pPr>
    <w:rPr>
      <w:rFonts w:ascii="Times New Roman" w:hAnsi="Times New Roman"/>
    </w:rPr>
  </w:style>
  <w:style w:type="paragraph" w:customStyle="1" w:styleId="200">
    <w:name w:val="CN Title"/>
    <w:basedOn w:val="16"/>
    <w:qFormat/>
    <w:uiPriority w:val="0"/>
    <w:pPr>
      <w:keepNext/>
      <w:keepLines/>
      <w:numPr>
        <w:ilvl w:val="2"/>
        <w:numId w:val="6"/>
      </w:numPr>
      <w:tabs>
        <w:tab w:val="left" w:pos="360"/>
        <w:tab w:val="clear" w:pos="2232"/>
      </w:tabs>
      <w:spacing w:after="160"/>
      <w:ind w:left="720" w:firstLine="0"/>
      <w:jc w:val="center"/>
    </w:pPr>
    <w:rPr>
      <w:rFonts w:ascii="Times New Roman" w:hAnsi="Times New Roman"/>
      <w:b/>
      <w:sz w:val="28"/>
    </w:rPr>
  </w:style>
  <w:style w:type="paragraph" w:customStyle="1" w:styleId="201">
    <w:name w:val="CN Head 1"/>
    <w:basedOn w:val="16"/>
    <w:next w:val="16"/>
    <w:qFormat/>
    <w:uiPriority w:val="0"/>
    <w:pPr>
      <w:keepNext/>
      <w:keepLines/>
      <w:tabs>
        <w:tab w:val="left" w:pos="360"/>
      </w:tabs>
      <w:outlineLvl w:val="0"/>
    </w:pPr>
    <w:rPr>
      <w:rFonts w:ascii="Times New Roman" w:hAnsi="Times New Roman"/>
      <w:b/>
      <w:sz w:val="24"/>
    </w:rPr>
  </w:style>
  <w:style w:type="paragraph" w:customStyle="1" w:styleId="202">
    <w:name w:val="CN Head 2"/>
    <w:basedOn w:val="16"/>
    <w:next w:val="16"/>
    <w:qFormat/>
    <w:uiPriority w:val="0"/>
    <w:pPr>
      <w:keepNext/>
      <w:keepLines/>
      <w:tabs>
        <w:tab w:val="left" w:pos="360"/>
      </w:tabs>
      <w:outlineLvl w:val="1"/>
    </w:pPr>
    <w:rPr>
      <w:rFonts w:ascii="Times New Roman" w:hAnsi="Times New Roman"/>
      <w:b/>
      <w:sz w:val="22"/>
    </w:rPr>
  </w:style>
  <w:style w:type="paragraph" w:customStyle="1" w:styleId="203">
    <w:name w:val="CN Head 3"/>
    <w:basedOn w:val="16"/>
    <w:next w:val="16"/>
    <w:qFormat/>
    <w:uiPriority w:val="0"/>
    <w:pPr>
      <w:keepNext/>
      <w:keepLines/>
      <w:ind w:left="0"/>
    </w:pPr>
    <w:rPr>
      <w:rFonts w:ascii="Times New Roman" w:hAnsi="Times New Roman"/>
      <w:b/>
    </w:rPr>
  </w:style>
  <w:style w:type="paragraph" w:customStyle="1" w:styleId="204">
    <w:name w:val="CN Level 1 List"/>
    <w:basedOn w:val="16"/>
    <w:qFormat/>
    <w:uiPriority w:val="0"/>
    <w:pPr>
      <w:ind w:left="0"/>
    </w:pPr>
    <w:rPr>
      <w:rFonts w:ascii="Times New Roman" w:hAnsi="Times New Roman"/>
    </w:rPr>
  </w:style>
  <w:style w:type="paragraph" w:customStyle="1" w:styleId="205">
    <w:name w:val="CN Level 2 List"/>
    <w:basedOn w:val="16"/>
    <w:qFormat/>
    <w:uiPriority w:val="0"/>
    <w:pPr>
      <w:numPr>
        <w:ilvl w:val="5"/>
        <w:numId w:val="7"/>
      </w:numPr>
      <w:tabs>
        <w:tab w:val="left" w:pos="360"/>
        <w:tab w:val="left" w:pos="1559"/>
        <w:tab w:val="clear" w:pos="1728"/>
      </w:tabs>
      <w:ind w:left="720" w:firstLine="0"/>
    </w:pPr>
    <w:rPr>
      <w:rFonts w:ascii="Times New Roman" w:hAnsi="Times New Roman"/>
    </w:rPr>
  </w:style>
  <w:style w:type="paragraph" w:customStyle="1" w:styleId="206">
    <w:name w:val="CN Level 3 List"/>
    <w:basedOn w:val="16"/>
    <w:qFormat/>
    <w:uiPriority w:val="0"/>
    <w:pPr>
      <w:ind w:left="0"/>
    </w:pPr>
    <w:rPr>
      <w:rFonts w:ascii="Times New Roman" w:hAnsi="Times New Roman"/>
    </w:rPr>
  </w:style>
  <w:style w:type="paragraph" w:customStyle="1" w:styleId="207">
    <w:name w:val="CN Level 4 List"/>
    <w:basedOn w:val="16"/>
    <w:qFormat/>
    <w:uiPriority w:val="0"/>
    <w:pPr>
      <w:ind w:left="0"/>
    </w:pPr>
    <w:rPr>
      <w:rFonts w:ascii="Times New Roman" w:hAnsi="Times New Roman"/>
    </w:rPr>
  </w:style>
  <w:style w:type="paragraph" w:customStyle="1" w:styleId="208">
    <w:name w:val="CN Level 5 List"/>
    <w:basedOn w:val="16"/>
    <w:qFormat/>
    <w:uiPriority w:val="0"/>
    <w:pPr>
      <w:ind w:left="0"/>
    </w:pPr>
    <w:rPr>
      <w:rFonts w:ascii="Times New Roman" w:hAnsi="Times New Roman"/>
    </w:rPr>
  </w:style>
  <w:style w:type="paragraph" w:customStyle="1" w:styleId="209">
    <w:name w:val="CN Appendix Restart Numbering"/>
    <w:basedOn w:val="16"/>
    <w:next w:val="193"/>
    <w:qFormat/>
    <w:uiPriority w:val="0"/>
    <w:pPr>
      <w:numPr>
        <w:ilvl w:val="0"/>
        <w:numId w:val="8"/>
      </w:numPr>
      <w:tabs>
        <w:tab w:val="left" w:pos="2940"/>
      </w:tabs>
      <w:spacing w:after="0"/>
      <w:ind w:left="2940" w:hanging="420"/>
    </w:pPr>
    <w:rPr>
      <w:rFonts w:ascii="Times New Roman" w:hAnsi="Times New Roman"/>
      <w:sz w:val="2"/>
      <w:szCs w:val="2"/>
    </w:rPr>
  </w:style>
  <w:style w:type="paragraph" w:customStyle="1" w:styleId="210">
    <w:name w:val="CN Appendix Title"/>
    <w:basedOn w:val="200"/>
    <w:next w:val="16"/>
    <w:qFormat/>
    <w:uiPriority w:val="0"/>
    <w:pPr>
      <w:numPr>
        <w:ilvl w:val="1"/>
        <w:numId w:val="8"/>
      </w:numPr>
      <w:tabs>
        <w:tab w:val="left" w:pos="3360"/>
      </w:tabs>
      <w:ind w:left="3360" w:hanging="420"/>
    </w:pPr>
  </w:style>
  <w:style w:type="paragraph" w:customStyle="1" w:styleId="211">
    <w:name w:val="CN Appendix Purpose"/>
    <w:basedOn w:val="16"/>
    <w:next w:val="16"/>
    <w:qFormat/>
    <w:uiPriority w:val="0"/>
    <w:pPr>
      <w:keepNext/>
      <w:keepLines/>
      <w:numPr>
        <w:ilvl w:val="2"/>
        <w:numId w:val="9"/>
      </w:numPr>
      <w:tabs>
        <w:tab w:val="left" w:pos="360"/>
        <w:tab w:val="left" w:pos="709"/>
      </w:tabs>
      <w:ind w:left="0"/>
    </w:pPr>
    <w:rPr>
      <w:rFonts w:ascii="Times New Roman" w:hAnsi="Times New Roman"/>
    </w:rPr>
  </w:style>
  <w:style w:type="paragraph" w:customStyle="1" w:styleId="212">
    <w:name w:val="CN Appendix Item"/>
    <w:basedOn w:val="16"/>
    <w:next w:val="211"/>
    <w:qFormat/>
    <w:uiPriority w:val="0"/>
    <w:pPr>
      <w:keepNext/>
      <w:keepLines/>
      <w:tabs>
        <w:tab w:val="left" w:pos="3780"/>
      </w:tabs>
      <w:spacing w:before="120"/>
      <w:ind w:left="3780" w:hanging="420"/>
    </w:pPr>
    <w:rPr>
      <w:rFonts w:ascii="Times New Roman" w:hAnsi="Times New Roman"/>
      <w:b/>
      <w:sz w:val="22"/>
    </w:rPr>
  </w:style>
  <w:style w:type="character" w:customStyle="1" w:styleId="213">
    <w:name w:val="CN Internal Note Text Char"/>
    <w:link w:val="214"/>
    <w:qFormat/>
    <w:uiPriority w:val="0"/>
    <w:rPr>
      <w:b/>
      <w:color w:val="FF0000"/>
      <w:lang w:eastAsia="en-US"/>
    </w:rPr>
  </w:style>
  <w:style w:type="paragraph" w:customStyle="1" w:styleId="214">
    <w:name w:val="CN Internal Note Text"/>
    <w:basedOn w:val="16"/>
    <w:link w:val="213"/>
    <w:qFormat/>
    <w:uiPriority w:val="0"/>
    <w:pPr>
      <w:pBdr>
        <w:right w:val="single" w:color="FF0000" w:sz="18" w:space="4"/>
      </w:pBdr>
      <w:spacing w:before="28" w:after="28"/>
      <w:ind w:left="0"/>
    </w:pPr>
    <w:rPr>
      <w:rFonts w:ascii="Times New Roman" w:hAnsi="Times New Roman"/>
      <w:b/>
      <w:color w:val="FF0000"/>
      <w:szCs w:val="20"/>
    </w:rPr>
  </w:style>
  <w:style w:type="paragraph" w:customStyle="1" w:styleId="215">
    <w:name w:val="CN Internal Note Begin"/>
    <w:basedOn w:val="214"/>
    <w:next w:val="214"/>
    <w:qFormat/>
    <w:uiPriority w:val="0"/>
    <w:pPr>
      <w:keepNext/>
      <w:keepLines/>
      <w:numPr>
        <w:ilvl w:val="0"/>
        <w:numId w:val="10"/>
      </w:numPr>
      <w:pBdr>
        <w:top w:val="single" w:color="FF0000" w:sz="18" w:space="1"/>
      </w:pBdr>
      <w:tabs>
        <w:tab w:val="left" w:pos="2940"/>
        <w:tab w:val="clear" w:pos="360"/>
      </w:tabs>
      <w:ind w:left="2940" w:hanging="420"/>
    </w:pPr>
  </w:style>
  <w:style w:type="paragraph" w:customStyle="1" w:styleId="216">
    <w:name w:val="CN Internal Note Level 1 List"/>
    <w:basedOn w:val="214"/>
    <w:qFormat/>
    <w:uiPriority w:val="0"/>
    <w:pPr>
      <w:numPr>
        <w:ilvl w:val="1"/>
        <w:numId w:val="10"/>
      </w:numPr>
      <w:tabs>
        <w:tab w:val="left" w:pos="3660"/>
        <w:tab w:val="clear" w:pos="360"/>
      </w:tabs>
      <w:ind w:left="3660" w:hanging="720"/>
    </w:pPr>
  </w:style>
  <w:style w:type="paragraph" w:customStyle="1" w:styleId="217">
    <w:name w:val="CN Internal Note Level 2 List"/>
    <w:basedOn w:val="214"/>
    <w:qFormat/>
    <w:uiPriority w:val="0"/>
  </w:style>
  <w:style w:type="paragraph" w:customStyle="1" w:styleId="218">
    <w:name w:val="CN Internal Note Level 1 Bullet"/>
    <w:basedOn w:val="214"/>
    <w:qFormat/>
    <w:uiPriority w:val="0"/>
    <w:pPr>
      <w:numPr>
        <w:ilvl w:val="0"/>
        <w:numId w:val="11"/>
      </w:numPr>
      <w:tabs>
        <w:tab w:val="left" w:pos="2940"/>
        <w:tab w:val="clear" w:pos="360"/>
      </w:tabs>
      <w:ind w:left="0" w:firstLine="0"/>
    </w:pPr>
  </w:style>
  <w:style w:type="paragraph" w:customStyle="1" w:styleId="219">
    <w:name w:val="CN Internal Note Level 2 Bullet"/>
    <w:basedOn w:val="214"/>
    <w:qFormat/>
    <w:uiPriority w:val="0"/>
  </w:style>
  <w:style w:type="paragraph" w:customStyle="1" w:styleId="220">
    <w:name w:val="CN Table Text Left"/>
    <w:basedOn w:val="16"/>
    <w:qFormat/>
    <w:uiPriority w:val="0"/>
    <w:pPr>
      <w:spacing w:before="0" w:after="0"/>
      <w:ind w:left="0"/>
    </w:pPr>
    <w:rPr>
      <w:rFonts w:ascii="Times New Roman" w:hAnsi="Times New Roman"/>
      <w:sz w:val="18"/>
    </w:rPr>
  </w:style>
  <w:style w:type="paragraph" w:customStyle="1" w:styleId="221">
    <w:name w:val="CN Table Level 1 Bullet"/>
    <w:basedOn w:val="220"/>
    <w:qFormat/>
    <w:uiPriority w:val="0"/>
  </w:style>
  <w:style w:type="paragraph" w:customStyle="1" w:styleId="222">
    <w:name w:val="CN Table Level 2 Bullet"/>
    <w:basedOn w:val="220"/>
    <w:qFormat/>
    <w:uiPriority w:val="0"/>
  </w:style>
  <w:style w:type="paragraph" w:customStyle="1" w:styleId="223">
    <w:name w:val="CN Appendix Delivery"/>
    <w:basedOn w:val="16"/>
    <w:next w:val="16"/>
    <w:qFormat/>
    <w:uiPriority w:val="0"/>
    <w:pPr>
      <w:keepNext/>
      <w:keepLines/>
      <w:numPr>
        <w:ilvl w:val="0"/>
        <w:numId w:val="9"/>
      </w:numPr>
      <w:tabs>
        <w:tab w:val="left" w:pos="360"/>
        <w:tab w:val="left" w:pos="425"/>
      </w:tabs>
      <w:ind w:left="425" w:hanging="425"/>
    </w:pPr>
    <w:rPr>
      <w:rFonts w:ascii="Times New Roman" w:hAnsi="Times New Roman"/>
    </w:rPr>
  </w:style>
  <w:style w:type="paragraph" w:customStyle="1" w:styleId="224">
    <w:name w:val="CN Appendix Content"/>
    <w:basedOn w:val="16"/>
    <w:next w:val="16"/>
    <w:qFormat/>
    <w:uiPriority w:val="0"/>
    <w:pPr>
      <w:keepNext/>
      <w:keepLines/>
      <w:ind w:left="0"/>
    </w:pPr>
    <w:rPr>
      <w:rFonts w:ascii="Times New Roman" w:hAnsi="Times New Roman"/>
    </w:rPr>
  </w:style>
  <w:style w:type="paragraph" w:customStyle="1" w:styleId="225">
    <w:name w:val="CN Assumptions Header"/>
    <w:basedOn w:val="16"/>
    <w:next w:val="16"/>
    <w:qFormat/>
    <w:uiPriority w:val="0"/>
    <w:pPr>
      <w:keepNext/>
      <w:keepLines/>
      <w:numPr>
        <w:ilvl w:val="3"/>
        <w:numId w:val="9"/>
      </w:numPr>
      <w:tabs>
        <w:tab w:val="left" w:pos="360"/>
        <w:tab w:val="left" w:pos="851"/>
      </w:tabs>
      <w:ind w:left="851" w:hanging="851"/>
    </w:pPr>
    <w:rPr>
      <w:rFonts w:ascii="Times New Roman" w:hAnsi="Times New Roman"/>
    </w:rPr>
  </w:style>
  <w:style w:type="paragraph" w:customStyle="1" w:styleId="226">
    <w:name w:val="CN Completion Criteria Header"/>
    <w:basedOn w:val="16"/>
    <w:next w:val="16"/>
    <w:qFormat/>
    <w:uiPriority w:val="0"/>
    <w:pPr>
      <w:keepNext/>
      <w:keepLines/>
      <w:tabs>
        <w:tab w:val="left" w:pos="360"/>
        <w:tab w:val="left" w:pos="992"/>
      </w:tabs>
      <w:ind w:hanging="992"/>
    </w:pPr>
    <w:rPr>
      <w:rFonts w:ascii="Times New Roman" w:hAnsi="Times New Roman"/>
    </w:rPr>
  </w:style>
  <w:style w:type="paragraph" w:customStyle="1" w:styleId="227">
    <w:name w:val="CN Level 2 Bullet"/>
    <w:basedOn w:val="16"/>
    <w:qFormat/>
    <w:uiPriority w:val="0"/>
    <w:pPr>
      <w:numPr>
        <w:ilvl w:val="1"/>
        <w:numId w:val="12"/>
      </w:numPr>
      <w:tabs>
        <w:tab w:val="left" w:pos="567"/>
        <w:tab w:val="clear" w:pos="1728"/>
      </w:tabs>
      <w:ind w:left="567" w:hanging="567"/>
    </w:pPr>
    <w:rPr>
      <w:rFonts w:ascii="Times New Roman" w:hAnsi="Times New Roman"/>
    </w:rPr>
  </w:style>
  <w:style w:type="paragraph" w:customStyle="1" w:styleId="228">
    <w:name w:val="CN Deliverable Materials Header"/>
    <w:basedOn w:val="16"/>
    <w:next w:val="227"/>
    <w:qFormat/>
    <w:uiPriority w:val="0"/>
    <w:pPr>
      <w:keepNext/>
      <w:keepLines/>
      <w:tabs>
        <w:tab w:val="left" w:pos="360"/>
        <w:tab w:val="left" w:pos="1134"/>
      </w:tabs>
      <w:ind w:hanging="1134"/>
    </w:pPr>
    <w:rPr>
      <w:rFonts w:ascii="Times New Roman" w:hAnsi="Times New Roman"/>
    </w:rPr>
  </w:style>
  <w:style w:type="paragraph" w:customStyle="1" w:styleId="229">
    <w:name w:val="CN Phase Title"/>
    <w:basedOn w:val="201"/>
    <w:next w:val="16"/>
    <w:qFormat/>
    <w:uiPriority w:val="0"/>
    <w:pPr>
      <w:tabs>
        <w:tab w:val="left" w:pos="1418"/>
      </w:tabs>
      <w:ind w:left="2736" w:hanging="504"/>
    </w:pPr>
  </w:style>
  <w:style w:type="paragraph" w:customStyle="1" w:styleId="230">
    <w:name w:val="CN Glossary List"/>
    <w:basedOn w:val="16"/>
    <w:qFormat/>
    <w:uiPriority w:val="0"/>
    <w:pPr>
      <w:numPr>
        <w:ilvl w:val="8"/>
        <w:numId w:val="9"/>
      </w:numPr>
      <w:tabs>
        <w:tab w:val="left" w:pos="360"/>
        <w:tab w:val="left" w:pos="1559"/>
        <w:tab w:val="clear" w:pos="504"/>
      </w:tabs>
      <w:ind w:left="720" w:firstLine="0"/>
    </w:pPr>
    <w:rPr>
      <w:rFonts w:ascii="Times New Roman" w:hAnsi="Times New Roman"/>
    </w:rPr>
  </w:style>
  <w:style w:type="paragraph" w:customStyle="1" w:styleId="231">
    <w:name w:val="CN Guidance Text"/>
    <w:basedOn w:val="193"/>
    <w:next w:val="232"/>
    <w:qFormat/>
    <w:uiPriority w:val="0"/>
    <w:pPr>
      <w:numPr>
        <w:ilvl w:val="2"/>
        <w:numId w:val="13"/>
      </w:numPr>
      <w:tabs>
        <w:tab w:val="left" w:pos="1685"/>
      </w:tabs>
      <w:ind w:left="1685" w:hanging="420"/>
    </w:pPr>
  </w:style>
  <w:style w:type="paragraph" w:customStyle="1" w:styleId="232">
    <w:name w:val="CN Guidance Heading"/>
    <w:basedOn w:val="231"/>
    <w:next w:val="231"/>
    <w:qFormat/>
    <w:uiPriority w:val="0"/>
    <w:pPr>
      <w:numPr>
        <w:ilvl w:val="1"/>
      </w:numPr>
      <w:tabs>
        <w:tab w:val="left" w:pos="1265"/>
      </w:tabs>
      <w:ind w:left="1265" w:hanging="420"/>
    </w:pPr>
    <w:rPr>
      <w:b/>
    </w:rPr>
  </w:style>
  <w:style w:type="paragraph" w:customStyle="1" w:styleId="233">
    <w:name w:val="CN Guidance Level 1 List"/>
    <w:basedOn w:val="231"/>
    <w:qFormat/>
    <w:uiPriority w:val="0"/>
    <w:pPr>
      <w:numPr>
        <w:ilvl w:val="3"/>
      </w:numPr>
      <w:tabs>
        <w:tab w:val="left" w:pos="2105"/>
      </w:tabs>
      <w:ind w:left="2105" w:hanging="420"/>
    </w:pPr>
  </w:style>
  <w:style w:type="paragraph" w:customStyle="1" w:styleId="234">
    <w:name w:val="CN Guidance Level 1 Bullet"/>
    <w:basedOn w:val="231"/>
    <w:qFormat/>
    <w:uiPriority w:val="0"/>
    <w:pPr>
      <w:numPr>
        <w:ilvl w:val="4"/>
      </w:numPr>
      <w:tabs>
        <w:tab w:val="left" w:pos="2525"/>
      </w:tabs>
      <w:ind w:left="2525" w:hanging="420"/>
    </w:pPr>
  </w:style>
  <w:style w:type="paragraph" w:customStyle="1" w:styleId="235">
    <w:name w:val="CN Guidance Level 2 List"/>
    <w:basedOn w:val="231"/>
    <w:qFormat/>
    <w:uiPriority w:val="0"/>
    <w:pPr>
      <w:numPr>
        <w:ilvl w:val="0"/>
        <w:numId w:val="0"/>
      </w:numPr>
      <w:tabs>
        <w:tab w:val="left" w:pos="2945"/>
      </w:tabs>
      <w:ind w:left="2945" w:hanging="420"/>
    </w:pPr>
  </w:style>
  <w:style w:type="paragraph" w:customStyle="1" w:styleId="236">
    <w:name w:val="CN Guidance Level 2 Bullet"/>
    <w:basedOn w:val="231"/>
    <w:qFormat/>
    <w:uiPriority w:val="0"/>
    <w:pPr>
      <w:numPr>
        <w:ilvl w:val="0"/>
        <w:numId w:val="0"/>
      </w:numPr>
      <w:tabs>
        <w:tab w:val="left" w:pos="3365"/>
      </w:tabs>
      <w:ind w:left="3365" w:hanging="420"/>
    </w:pPr>
  </w:style>
  <w:style w:type="paragraph" w:customStyle="1" w:styleId="237">
    <w:name w:val="CN Level 1 Bullet"/>
    <w:basedOn w:val="16"/>
    <w:qFormat/>
    <w:uiPriority w:val="0"/>
    <w:pPr>
      <w:numPr>
        <w:ilvl w:val="0"/>
        <w:numId w:val="12"/>
      </w:numPr>
      <w:tabs>
        <w:tab w:val="left" w:pos="425"/>
        <w:tab w:val="clear" w:pos="1224"/>
      </w:tabs>
      <w:ind w:left="425" w:hanging="425"/>
    </w:pPr>
    <w:rPr>
      <w:rFonts w:ascii="Times New Roman" w:hAnsi="Times New Roman"/>
    </w:rPr>
  </w:style>
  <w:style w:type="paragraph" w:customStyle="1" w:styleId="238">
    <w:name w:val="CN Level 3 Bullet"/>
    <w:basedOn w:val="16"/>
    <w:qFormat/>
    <w:uiPriority w:val="0"/>
    <w:pPr>
      <w:ind w:left="0"/>
    </w:pPr>
    <w:rPr>
      <w:rFonts w:ascii="Times New Roman" w:hAnsi="Times New Roman"/>
    </w:rPr>
  </w:style>
  <w:style w:type="paragraph" w:customStyle="1" w:styleId="239">
    <w:name w:val="CN Level 4 Bullet"/>
    <w:basedOn w:val="16"/>
    <w:qFormat/>
    <w:uiPriority w:val="0"/>
    <w:pPr>
      <w:numPr>
        <w:ilvl w:val="3"/>
        <w:numId w:val="12"/>
      </w:numPr>
      <w:tabs>
        <w:tab w:val="left" w:pos="851"/>
        <w:tab w:val="clear" w:pos="2736"/>
      </w:tabs>
      <w:ind w:left="851" w:hanging="851"/>
    </w:pPr>
    <w:rPr>
      <w:rFonts w:ascii="Times New Roman" w:hAnsi="Times New Roman"/>
    </w:rPr>
  </w:style>
  <w:style w:type="paragraph" w:customStyle="1" w:styleId="240">
    <w:name w:val="CN Level 5 Bullet"/>
    <w:basedOn w:val="16"/>
    <w:qFormat/>
    <w:uiPriority w:val="0"/>
    <w:pPr>
      <w:tabs>
        <w:tab w:val="left" w:pos="992"/>
      </w:tabs>
      <w:ind w:left="992" w:hanging="992"/>
    </w:pPr>
    <w:rPr>
      <w:rFonts w:ascii="Times New Roman" w:hAnsi="Times New Roman"/>
    </w:rPr>
  </w:style>
  <w:style w:type="paragraph" w:customStyle="1" w:styleId="241">
    <w:name w:val="CN Level 6 Bullet"/>
    <w:basedOn w:val="16"/>
    <w:qFormat/>
    <w:uiPriority w:val="0"/>
    <w:pPr>
      <w:numPr>
        <w:ilvl w:val="5"/>
        <w:numId w:val="12"/>
      </w:numPr>
      <w:tabs>
        <w:tab w:val="left" w:pos="1134"/>
        <w:tab w:val="clear" w:pos="3744"/>
      </w:tabs>
      <w:ind w:left="1134" w:hanging="1134"/>
    </w:pPr>
    <w:rPr>
      <w:rFonts w:ascii="Times New Roman" w:hAnsi="Times New Roman"/>
    </w:rPr>
  </w:style>
  <w:style w:type="paragraph" w:customStyle="1" w:styleId="242">
    <w:name w:val="CN Footer"/>
    <w:basedOn w:val="16"/>
    <w:qFormat/>
    <w:uiPriority w:val="0"/>
    <w:pPr>
      <w:tabs>
        <w:tab w:val="center" w:pos="5040"/>
        <w:tab w:val="right" w:pos="10080"/>
      </w:tabs>
      <w:spacing w:before="0" w:after="0"/>
      <w:ind w:left="0"/>
    </w:pPr>
    <w:rPr>
      <w:rFonts w:ascii="Times New Roman" w:hAnsi="Times New Roman"/>
      <w:sz w:val="16"/>
    </w:rPr>
  </w:style>
  <w:style w:type="character" w:customStyle="1" w:styleId="243">
    <w:name w:val="CN Transaction Variable"/>
    <w:qFormat/>
    <w:uiPriority w:val="99"/>
    <w:rPr>
      <w:rFonts w:ascii="Arial" w:hAnsi="Arial" w:eastAsia="宋体" w:cs="Times New Roman"/>
      <w:b/>
      <w:i/>
      <w:color w:val="FF0000"/>
      <w:sz w:val="20"/>
    </w:rPr>
  </w:style>
  <w:style w:type="paragraph" w:customStyle="1" w:styleId="244">
    <w:name w:val="CN Paragraph Bold"/>
    <w:basedOn w:val="16"/>
    <w:qFormat/>
    <w:uiPriority w:val="0"/>
    <w:rPr>
      <w:rFonts w:ascii="Times New Roman" w:hAnsi="Times New Roman"/>
      <w:b/>
    </w:rPr>
  </w:style>
  <w:style w:type="paragraph" w:customStyle="1" w:styleId="245">
    <w:name w:val="CN Table Column Head"/>
    <w:basedOn w:val="220"/>
    <w:qFormat/>
    <w:uiPriority w:val="0"/>
    <w:pPr>
      <w:jc w:val="center"/>
    </w:pPr>
    <w:rPr>
      <w:b/>
    </w:rPr>
  </w:style>
  <w:style w:type="paragraph" w:customStyle="1" w:styleId="246">
    <w:name w:val="CN Table Numeric Right"/>
    <w:basedOn w:val="220"/>
    <w:qFormat/>
    <w:uiPriority w:val="0"/>
    <w:pPr>
      <w:jc w:val="right"/>
    </w:pPr>
  </w:style>
  <w:style w:type="paragraph" w:customStyle="1" w:styleId="247">
    <w:name w:val="Body Text table"/>
    <w:basedOn w:val="4"/>
    <w:qFormat/>
    <w:uiPriority w:val="0"/>
    <w:pPr>
      <w:spacing w:after="0" w:line="360" w:lineRule="auto"/>
      <w:ind w:left="0"/>
      <w:jc w:val="both"/>
    </w:pPr>
    <w:rPr>
      <w:rFonts w:ascii="Courier New" w:hAnsi="Courier New"/>
      <w:kern w:val="2"/>
      <w:sz w:val="21"/>
      <w:szCs w:val="24"/>
      <w:lang w:eastAsia="en-US"/>
    </w:rPr>
  </w:style>
  <w:style w:type="paragraph" w:customStyle="1" w:styleId="248">
    <w:name w:val="CN Signature Block"/>
    <w:basedOn w:val="16"/>
    <w:qFormat/>
    <w:uiPriority w:val="0"/>
    <w:pPr>
      <w:spacing w:before="0" w:after="120"/>
      <w:ind w:left="0"/>
    </w:pPr>
    <w:rPr>
      <w:rFonts w:ascii="Times New Roman" w:hAnsi="Times New Roman"/>
    </w:rPr>
  </w:style>
  <w:style w:type="paragraph" w:customStyle="1" w:styleId="249">
    <w:name w:val="CN Signature Block Begin"/>
    <w:basedOn w:val="248"/>
    <w:next w:val="248"/>
    <w:qFormat/>
    <w:uiPriority w:val="0"/>
    <w:pPr>
      <w:pBdr>
        <w:top w:val="single" w:color="auto" w:sz="8" w:space="1"/>
      </w:pBdr>
    </w:pPr>
  </w:style>
  <w:style w:type="character" w:customStyle="1" w:styleId="250">
    <w:name w:val="CN Country Variable"/>
    <w:qFormat/>
    <w:uiPriority w:val="0"/>
    <w:rPr>
      <w:rFonts w:ascii="Arial" w:hAnsi="Arial" w:eastAsia="宋体" w:cs="Times New Roman"/>
      <w:b/>
      <w:i/>
      <w:color w:val="0000FF"/>
      <w:sz w:val="20"/>
    </w:rPr>
  </w:style>
  <w:style w:type="paragraph" w:customStyle="1" w:styleId="251">
    <w:name w:val="CN Table Text Centered"/>
    <w:basedOn w:val="220"/>
    <w:qFormat/>
    <w:uiPriority w:val="0"/>
    <w:pPr>
      <w:jc w:val="center"/>
    </w:pPr>
  </w:style>
  <w:style w:type="paragraph" w:customStyle="1" w:styleId="252">
    <w:name w:val="CN Level 1 Text"/>
    <w:basedOn w:val="16"/>
    <w:qFormat/>
    <w:uiPriority w:val="0"/>
    <w:pPr>
      <w:ind w:left="1224"/>
    </w:pPr>
    <w:rPr>
      <w:rFonts w:ascii="Times New Roman" w:hAnsi="Times New Roman"/>
    </w:rPr>
  </w:style>
  <w:style w:type="paragraph" w:customStyle="1" w:styleId="253">
    <w:name w:val="CN Internal Note End"/>
    <w:basedOn w:val="214"/>
    <w:next w:val="16"/>
    <w:qFormat/>
    <w:uiPriority w:val="0"/>
    <w:pPr>
      <w:keepLines/>
      <w:pBdr>
        <w:bottom w:val="single" w:color="FF0000" w:sz="18" w:space="1"/>
      </w:pBdr>
    </w:pPr>
  </w:style>
  <w:style w:type="paragraph" w:customStyle="1" w:styleId="254">
    <w:name w:val="CN Level 2 Text"/>
    <w:basedOn w:val="16"/>
    <w:qFormat/>
    <w:uiPriority w:val="0"/>
    <w:pPr>
      <w:ind w:left="1728"/>
    </w:pPr>
    <w:rPr>
      <w:rFonts w:ascii="Times New Roman" w:hAnsi="Times New Roman"/>
    </w:rPr>
  </w:style>
  <w:style w:type="paragraph" w:customStyle="1" w:styleId="255">
    <w:name w:val="CN Level 3 Text"/>
    <w:basedOn w:val="16"/>
    <w:qFormat/>
    <w:uiPriority w:val="0"/>
    <w:pPr>
      <w:ind w:left="2232"/>
    </w:pPr>
    <w:rPr>
      <w:rFonts w:ascii="Times New Roman" w:hAnsi="Times New Roman"/>
    </w:rPr>
  </w:style>
  <w:style w:type="paragraph" w:customStyle="1" w:styleId="256">
    <w:name w:val="CN Level 5 Text"/>
    <w:basedOn w:val="16"/>
    <w:qFormat/>
    <w:uiPriority w:val="0"/>
    <w:pPr>
      <w:ind w:left="3240"/>
    </w:pPr>
    <w:rPr>
      <w:rFonts w:ascii="Times New Roman" w:hAnsi="Times New Roman"/>
    </w:rPr>
  </w:style>
  <w:style w:type="paragraph" w:customStyle="1" w:styleId="257">
    <w:name w:val="CN Level 4 Text"/>
    <w:basedOn w:val="16"/>
    <w:qFormat/>
    <w:uiPriority w:val="0"/>
    <w:pPr>
      <w:ind w:left="2736"/>
    </w:pPr>
    <w:rPr>
      <w:rFonts w:ascii="Times New Roman" w:hAnsi="Times New Roman"/>
    </w:rPr>
  </w:style>
  <w:style w:type="paragraph" w:customStyle="1" w:styleId="258">
    <w:name w:val="CN Level 6 Text"/>
    <w:basedOn w:val="16"/>
    <w:qFormat/>
    <w:uiPriority w:val="0"/>
    <w:pPr>
      <w:ind w:left="3744"/>
    </w:pPr>
    <w:rPr>
      <w:rFonts w:ascii="Times New Roman" w:hAnsi="Times New Roman"/>
    </w:rPr>
  </w:style>
  <w:style w:type="paragraph" w:customStyle="1" w:styleId="259">
    <w:name w:val="CN Signature Block Bold"/>
    <w:basedOn w:val="248"/>
    <w:next w:val="248"/>
    <w:qFormat/>
    <w:uiPriority w:val="0"/>
    <w:rPr>
      <w:b/>
    </w:rPr>
  </w:style>
  <w:style w:type="paragraph" w:customStyle="1" w:styleId="260">
    <w:name w:val="CN Table Text Bold"/>
    <w:basedOn w:val="220"/>
    <w:qFormat/>
    <w:uiPriority w:val="0"/>
    <w:rPr>
      <w:b/>
    </w:rPr>
  </w:style>
  <w:style w:type="paragraph" w:customStyle="1" w:styleId="261">
    <w:name w:val="CN Subtitle"/>
    <w:basedOn w:val="200"/>
    <w:qFormat/>
    <w:uiPriority w:val="0"/>
    <w:pPr>
      <w:numPr>
        <w:ilvl w:val="0"/>
        <w:numId w:val="0"/>
      </w:numPr>
    </w:pPr>
  </w:style>
  <w:style w:type="paragraph" w:customStyle="1" w:styleId="262">
    <w:name w:val="CN Subhead"/>
    <w:basedOn w:val="16"/>
    <w:next w:val="16"/>
    <w:qFormat/>
    <w:uiPriority w:val="0"/>
    <w:pPr>
      <w:keepNext/>
      <w:keepLines/>
    </w:pPr>
    <w:rPr>
      <w:rFonts w:ascii="Times New Roman" w:hAnsi="Times New Roman"/>
      <w:b/>
      <w:u w:val="single"/>
    </w:rPr>
  </w:style>
  <w:style w:type="paragraph" w:customStyle="1" w:styleId="263">
    <w:name w:val="CN Attachment Title"/>
    <w:basedOn w:val="200"/>
    <w:qFormat/>
    <w:uiPriority w:val="0"/>
    <w:pPr>
      <w:numPr>
        <w:ilvl w:val="0"/>
        <w:numId w:val="0"/>
      </w:numPr>
    </w:pPr>
  </w:style>
  <w:style w:type="paragraph" w:customStyle="1" w:styleId="264">
    <w:name w:val="CN Internal Note Compact"/>
    <w:basedOn w:val="214"/>
    <w:next w:val="16"/>
    <w:qFormat/>
    <w:uiPriority w:val="0"/>
    <w:pPr>
      <w:keepLines/>
      <w:pBdr>
        <w:top w:val="single" w:color="FF0000" w:sz="18" w:space="1"/>
        <w:bottom w:val="single" w:color="FF0000" w:sz="18" w:space="1"/>
      </w:pBdr>
    </w:pPr>
  </w:style>
  <w:style w:type="paragraph" w:customStyle="1" w:styleId="265">
    <w:name w:val="CN Part Title"/>
    <w:basedOn w:val="16"/>
    <w:next w:val="16"/>
    <w:qFormat/>
    <w:uiPriority w:val="0"/>
    <w:pPr>
      <w:keepNext/>
      <w:keepLines/>
      <w:ind w:left="0"/>
    </w:pPr>
    <w:rPr>
      <w:rFonts w:ascii="Times New Roman" w:hAnsi="Times New Roman"/>
      <w:b/>
      <w:sz w:val="24"/>
    </w:rPr>
  </w:style>
  <w:style w:type="paragraph" w:customStyle="1" w:styleId="266">
    <w:name w:val="CN CUT Left"/>
    <w:basedOn w:val="193"/>
    <w:qFormat/>
    <w:uiPriority w:val="0"/>
    <w:rPr>
      <w:i/>
      <w:color w:val="0000FF"/>
    </w:rPr>
  </w:style>
  <w:style w:type="paragraph" w:customStyle="1" w:styleId="267">
    <w:name w:val="CN CUT Indent"/>
    <w:basedOn w:val="266"/>
    <w:qFormat/>
    <w:uiPriority w:val="0"/>
    <w:pPr>
      <w:ind w:left="720"/>
    </w:pPr>
  </w:style>
  <w:style w:type="paragraph" w:customStyle="1" w:styleId="268">
    <w:name w:val="CN Paragraph Left Bold"/>
    <w:basedOn w:val="193"/>
    <w:qFormat/>
    <w:uiPriority w:val="0"/>
    <w:rPr>
      <w:b/>
    </w:rPr>
  </w:style>
  <w:style w:type="paragraph" w:customStyle="1" w:styleId="269">
    <w:name w:val="CN Customer CUT Left"/>
    <w:basedOn w:val="266"/>
    <w:qFormat/>
    <w:uiPriority w:val="0"/>
    <w:rPr>
      <w:color w:val="auto"/>
    </w:rPr>
  </w:style>
  <w:style w:type="paragraph" w:customStyle="1" w:styleId="270">
    <w:name w:val="CN Customer CUT Indent"/>
    <w:basedOn w:val="267"/>
    <w:qFormat/>
    <w:uiPriority w:val="0"/>
    <w:rPr>
      <w:color w:val="auto"/>
    </w:rPr>
  </w:style>
  <w:style w:type="paragraph" w:customStyle="1" w:styleId="271">
    <w:name w:val="CN Definition List"/>
    <w:basedOn w:val="16"/>
    <w:qFormat/>
    <w:uiPriority w:val="0"/>
    <w:rPr>
      <w:rFonts w:ascii="Times New Roman" w:hAnsi="Times New Roman"/>
    </w:rPr>
  </w:style>
  <w:style w:type="paragraph" w:customStyle="1" w:styleId="272">
    <w:name w:val="CN Guidance Title"/>
    <w:basedOn w:val="231"/>
    <w:next w:val="231"/>
    <w:qFormat/>
    <w:uiPriority w:val="0"/>
    <w:pPr>
      <w:numPr>
        <w:ilvl w:val="0"/>
        <w:numId w:val="0"/>
      </w:numPr>
      <w:jc w:val="center"/>
    </w:pPr>
    <w:rPr>
      <w:b/>
      <w:sz w:val="28"/>
    </w:rPr>
  </w:style>
  <w:style w:type="paragraph" w:customStyle="1" w:styleId="273">
    <w:name w:val="CN Preamble"/>
    <w:basedOn w:val="193"/>
    <w:qFormat/>
    <w:uiPriority w:val="0"/>
  </w:style>
  <w:style w:type="paragraph" w:customStyle="1" w:styleId="274">
    <w:name w:val="CN Title Underscore"/>
    <w:basedOn w:val="200"/>
    <w:next w:val="193"/>
    <w:qFormat/>
    <w:uiPriority w:val="0"/>
    <w:pPr>
      <w:numPr>
        <w:ilvl w:val="0"/>
        <w:numId w:val="0"/>
      </w:numPr>
      <w:pBdr>
        <w:bottom w:val="single" w:color="auto" w:sz="12" w:space="2"/>
      </w:pBdr>
      <w:jc w:val="left"/>
    </w:pPr>
  </w:style>
  <w:style w:type="character" w:customStyle="1" w:styleId="275">
    <w:name w:val="日期字符"/>
    <w:link w:val="30"/>
    <w:qFormat/>
    <w:uiPriority w:val="99"/>
    <w:rPr>
      <w:rFonts w:ascii="Courier New" w:hAnsi="Courier New"/>
      <w:szCs w:val="24"/>
      <w:lang w:eastAsia="en-US"/>
    </w:rPr>
  </w:style>
  <w:style w:type="character" w:customStyle="1" w:styleId="276">
    <w:name w:val="日期 Char1"/>
    <w:basedOn w:val="55"/>
    <w:qFormat/>
    <w:uiPriority w:val="0"/>
    <w:rPr>
      <w:rFonts w:ascii="Book Antiqua" w:hAnsi="Book Antiqua"/>
    </w:rPr>
  </w:style>
  <w:style w:type="character" w:customStyle="1" w:styleId="277">
    <w:name w:val="未处理的提及1"/>
    <w:qFormat/>
    <w:uiPriority w:val="99"/>
    <w:rPr>
      <w:rFonts w:ascii="Times New Roman" w:hAnsi="Times New Roman" w:eastAsia="宋体" w:cs="Times New Roman"/>
      <w:color w:val="605E5C"/>
      <w:shd w:val="clear" w:color="auto" w:fill="E1DFDD"/>
    </w:rPr>
  </w:style>
  <w:style w:type="paragraph" w:customStyle="1" w:styleId="278">
    <w:name w:val="文档正文"/>
    <w:basedOn w:val="1"/>
    <w:qFormat/>
    <w:uiPriority w:val="0"/>
    <w:pPr>
      <w:widowControl w:val="0"/>
      <w:overflowPunct/>
      <w:autoSpaceDE/>
      <w:autoSpaceDN/>
      <w:adjustRightInd/>
      <w:spacing w:line="300" w:lineRule="auto"/>
      <w:ind w:firstLine="420"/>
      <w:jc w:val="both"/>
      <w:textAlignment w:val="auto"/>
    </w:pPr>
    <w:rPr>
      <w:rFonts w:ascii="等线" w:hAnsi="等线" w:eastAsia="等线"/>
      <w:kern w:val="2"/>
      <w:sz w:val="24"/>
      <w:szCs w:val="24"/>
    </w:rPr>
  </w:style>
  <w:style w:type="paragraph" w:customStyle="1" w:styleId="279">
    <w:name w:val="msonormal"/>
    <w:basedOn w:val="1"/>
    <w:qFormat/>
    <w:uiPriority w:val="0"/>
    <w:pPr>
      <w:overflowPunct/>
      <w:autoSpaceDE/>
      <w:autoSpaceDN/>
      <w:adjustRightInd/>
      <w:spacing w:before="100" w:beforeAutospacing="1" w:after="100" w:afterAutospacing="1"/>
      <w:textAlignment w:val="auto"/>
    </w:pPr>
    <w:rPr>
      <w:rFonts w:ascii="宋体" w:hAnsi="宋体" w:cs="宋体"/>
      <w:sz w:val="24"/>
      <w:szCs w:val="24"/>
    </w:rPr>
  </w:style>
  <w:style w:type="paragraph" w:customStyle="1" w:styleId="280">
    <w:name w:val="xl65"/>
    <w:basedOn w:val="1"/>
    <w:qFormat/>
    <w:uiPriority w:val="0"/>
    <w:pPr>
      <w:pBdr>
        <w:top w:val="single" w:color="auto" w:sz="4" w:space="0"/>
        <w:left w:val="single" w:color="auto" w:sz="4" w:space="0"/>
        <w:bottom w:val="single" w:color="auto" w:sz="4" w:space="0"/>
        <w:right w:val="single" w:color="auto" w:sz="4" w:space="0"/>
      </w:pBdr>
      <w:shd w:val="clear" w:color="000000" w:fill="ACB9CA"/>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281">
    <w:name w:val="xl66"/>
    <w:basedOn w:val="1"/>
    <w:qFormat/>
    <w:uiPriority w:val="0"/>
    <w:pPr>
      <w:pBdr>
        <w:top w:val="single" w:color="auto" w:sz="4" w:space="0"/>
        <w:left w:val="single" w:color="auto" w:sz="4" w:space="0"/>
        <w:bottom w:val="single" w:color="auto" w:sz="4" w:space="0"/>
        <w:right w:val="single" w:color="auto" w:sz="4" w:space="0"/>
      </w:pBdr>
      <w:shd w:val="clear" w:color="000000" w:fill="ACB9CA"/>
      <w:overflowPunct/>
      <w:autoSpaceDE/>
      <w:autoSpaceDN/>
      <w:adjustRightInd/>
      <w:spacing w:before="100" w:beforeAutospacing="1" w:after="100" w:afterAutospacing="1"/>
      <w:textAlignment w:val="auto"/>
    </w:pPr>
    <w:rPr>
      <w:rFonts w:ascii="微软雅黑 Light" w:hAnsi="微软雅黑 Light" w:eastAsia="微软雅黑 Light" w:cs="宋体"/>
      <w:b/>
      <w:bCs/>
      <w:sz w:val="16"/>
      <w:szCs w:val="16"/>
    </w:rPr>
  </w:style>
  <w:style w:type="paragraph" w:customStyle="1" w:styleId="282">
    <w:name w:val="xl67"/>
    <w:basedOn w:val="1"/>
    <w:qFormat/>
    <w:uiPriority w:val="0"/>
    <w:pPr>
      <w:overflowPunct/>
      <w:autoSpaceDE/>
      <w:autoSpaceDN/>
      <w:adjustRightInd/>
      <w:spacing w:before="100" w:beforeAutospacing="1" w:after="100" w:afterAutospacing="1"/>
      <w:textAlignment w:val="auto"/>
    </w:pPr>
    <w:rPr>
      <w:rFonts w:ascii="微软雅黑 Light" w:hAnsi="微软雅黑 Light" w:eastAsia="微软雅黑 Light" w:cs="宋体"/>
      <w:b/>
      <w:bCs/>
      <w:sz w:val="16"/>
      <w:szCs w:val="16"/>
    </w:rPr>
  </w:style>
  <w:style w:type="paragraph" w:customStyle="1" w:styleId="283">
    <w:name w:val="xl68"/>
    <w:basedOn w:val="1"/>
    <w:qFormat/>
    <w:uiPriority w:val="0"/>
    <w:pPr>
      <w:overflowPunct/>
      <w:autoSpaceDE/>
      <w:autoSpaceDN/>
      <w:adjustRightInd/>
      <w:spacing w:before="100" w:beforeAutospacing="1" w:after="100" w:afterAutospacing="1"/>
      <w:textAlignment w:val="auto"/>
    </w:pPr>
    <w:rPr>
      <w:rFonts w:ascii="微软雅黑 Light" w:hAnsi="微软雅黑 Light" w:eastAsia="微软雅黑 Light" w:cs="宋体"/>
      <w:b/>
      <w:bCs/>
      <w:sz w:val="16"/>
      <w:szCs w:val="16"/>
    </w:rPr>
  </w:style>
  <w:style w:type="paragraph" w:customStyle="1" w:styleId="284">
    <w:name w:val="xl69"/>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285">
    <w:name w:val="xl70"/>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sz w:val="16"/>
      <w:szCs w:val="16"/>
    </w:rPr>
  </w:style>
  <w:style w:type="paragraph" w:customStyle="1" w:styleId="286">
    <w:name w:val="xl71"/>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287">
    <w:name w:val="xl72"/>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4"/>
      <w:szCs w:val="14"/>
    </w:rPr>
  </w:style>
  <w:style w:type="paragraph" w:customStyle="1" w:styleId="288">
    <w:name w:val="xl73"/>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4"/>
      <w:szCs w:val="14"/>
    </w:rPr>
  </w:style>
  <w:style w:type="paragraph" w:customStyle="1" w:styleId="289">
    <w:name w:val="xl74"/>
    <w:basedOn w:val="1"/>
    <w:qFormat/>
    <w:uiPriority w:val="0"/>
    <w:pPr>
      <w:pBdr>
        <w:top w:val="single" w:color="auto" w:sz="4" w:space="0"/>
        <w:left w:val="single" w:color="auto" w:sz="4" w:space="0"/>
        <w:bottom w:val="single" w:color="auto" w:sz="4" w:space="0"/>
        <w:right w:val="single" w:color="auto" w:sz="4" w:space="0"/>
      </w:pBdr>
      <w:shd w:val="clear" w:color="000000" w:fill="ACB9CA"/>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290">
    <w:name w:val="xl75"/>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291">
    <w:name w:val="xl76"/>
    <w:basedOn w:val="1"/>
    <w:qFormat/>
    <w:uiPriority w:val="0"/>
    <w:pPr>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292">
    <w:name w:val="xl77"/>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293">
    <w:name w:val="xl78"/>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color w:val="C00000"/>
      <w:sz w:val="16"/>
      <w:szCs w:val="16"/>
    </w:rPr>
  </w:style>
  <w:style w:type="paragraph" w:customStyle="1" w:styleId="294">
    <w:name w:val="xl79"/>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color w:val="C00000"/>
      <w:sz w:val="16"/>
      <w:szCs w:val="16"/>
    </w:rPr>
  </w:style>
  <w:style w:type="paragraph" w:customStyle="1" w:styleId="295">
    <w:name w:val="xl80"/>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color w:val="C00000"/>
      <w:sz w:val="14"/>
      <w:szCs w:val="14"/>
    </w:rPr>
  </w:style>
  <w:style w:type="paragraph" w:customStyle="1" w:styleId="296">
    <w:name w:val="xl81"/>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color w:val="C00000"/>
      <w:sz w:val="14"/>
      <w:szCs w:val="14"/>
    </w:rPr>
  </w:style>
  <w:style w:type="paragraph" w:customStyle="1" w:styleId="297">
    <w:name w:val="xl82"/>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298">
    <w:name w:val="xl83"/>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4"/>
      <w:szCs w:val="14"/>
    </w:rPr>
  </w:style>
  <w:style w:type="paragraph" w:customStyle="1" w:styleId="299">
    <w:name w:val="xl84"/>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sz w:val="16"/>
      <w:szCs w:val="16"/>
    </w:rPr>
  </w:style>
  <w:style w:type="paragraph" w:customStyle="1" w:styleId="300">
    <w:name w:val="xl85"/>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301">
    <w:name w:val="xl86"/>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color w:val="C00000"/>
      <w:sz w:val="14"/>
      <w:szCs w:val="14"/>
    </w:rPr>
  </w:style>
  <w:style w:type="paragraph" w:customStyle="1" w:styleId="302">
    <w:name w:val="xl87"/>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303">
    <w:name w:val="xl88"/>
    <w:basedOn w:val="1"/>
    <w:qFormat/>
    <w:uiPriority w:val="0"/>
    <w:pPr>
      <w:pBdr>
        <w:top w:val="single" w:color="auto" w:sz="4" w:space="0"/>
        <w:left w:val="single" w:color="auto" w:sz="4" w:space="0"/>
        <w:bottom w:val="single" w:color="auto" w:sz="4" w:space="0"/>
        <w:right w:val="single" w:color="auto" w:sz="4" w:space="0"/>
      </w:pBdr>
      <w:shd w:val="clear" w:color="000000" w:fill="ACB9CA"/>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4"/>
      <w:szCs w:val="14"/>
    </w:rPr>
  </w:style>
  <w:style w:type="paragraph" w:customStyle="1" w:styleId="304">
    <w:name w:val="xl89"/>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color w:val="FF0000"/>
      <w:sz w:val="14"/>
      <w:szCs w:val="14"/>
    </w:rPr>
  </w:style>
  <w:style w:type="paragraph" w:customStyle="1" w:styleId="305">
    <w:name w:val="xl90"/>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306">
    <w:name w:val="xl91"/>
    <w:basedOn w:val="1"/>
    <w:qFormat/>
    <w:uiPriority w:val="0"/>
    <w:pPr>
      <w:overflowPunct/>
      <w:autoSpaceDE/>
      <w:autoSpaceDN/>
      <w:adjustRightInd/>
      <w:spacing w:before="100" w:beforeAutospacing="1" w:after="100" w:afterAutospacing="1"/>
      <w:textAlignment w:val="auto"/>
    </w:pPr>
    <w:rPr>
      <w:rFonts w:ascii="微软雅黑 Light" w:hAnsi="微软雅黑 Light" w:eastAsia="微软雅黑 Light" w:cs="宋体"/>
      <w:b/>
      <w:bCs/>
      <w:sz w:val="14"/>
      <w:szCs w:val="14"/>
    </w:rPr>
  </w:style>
  <w:style w:type="paragraph" w:customStyle="1" w:styleId="307">
    <w:name w:val="xl92"/>
    <w:basedOn w:val="1"/>
    <w:qFormat/>
    <w:uiPriority w:val="0"/>
    <w:pPr>
      <w:pBdr>
        <w:top w:val="single" w:color="auto" w:sz="4" w:space="0"/>
        <w:left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color w:val="000000"/>
      <w:sz w:val="16"/>
      <w:szCs w:val="16"/>
    </w:rPr>
  </w:style>
  <w:style w:type="paragraph" w:customStyle="1" w:styleId="308">
    <w:name w:val="xl93"/>
    <w:basedOn w:val="1"/>
    <w:qFormat/>
    <w:uiPriority w:val="0"/>
    <w:pPr>
      <w:pBdr>
        <w:left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color w:val="000000"/>
      <w:sz w:val="16"/>
      <w:szCs w:val="16"/>
    </w:rPr>
  </w:style>
  <w:style w:type="paragraph" w:customStyle="1" w:styleId="309">
    <w:name w:val="xl94"/>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color w:val="000000"/>
      <w:sz w:val="16"/>
      <w:szCs w:val="16"/>
    </w:rPr>
  </w:style>
  <w:style w:type="paragraph" w:customStyle="1" w:styleId="310">
    <w:name w:val="xl95"/>
    <w:basedOn w:val="1"/>
    <w:qFormat/>
    <w:uiPriority w:val="0"/>
    <w:pPr>
      <w:pBdr>
        <w:top w:val="single" w:color="auto" w:sz="4" w:space="0"/>
        <w:left w:val="single" w:color="auto" w:sz="4" w:space="0"/>
        <w:bottom w:val="single" w:color="auto" w:sz="4" w:space="0"/>
        <w:right w:val="single" w:color="auto" w:sz="4" w:space="0"/>
      </w:pBdr>
      <w:overflowPunct/>
      <w:autoSpaceDE/>
      <w:autoSpaceDN/>
      <w:adjustRightInd/>
      <w:spacing w:before="100" w:beforeAutospacing="1" w:after="100" w:afterAutospacing="1"/>
      <w:textAlignment w:val="auto"/>
    </w:pPr>
    <w:rPr>
      <w:rFonts w:ascii="微软雅黑 Light" w:hAnsi="微软雅黑 Light" w:eastAsia="微软雅黑 Light" w:cs="宋体"/>
      <w:b/>
      <w:bCs/>
      <w:color w:val="000000"/>
      <w:sz w:val="16"/>
      <w:szCs w:val="16"/>
    </w:rPr>
  </w:style>
  <w:style w:type="paragraph" w:customStyle="1" w:styleId="311">
    <w:name w:val="xl96"/>
    <w:basedOn w:val="1"/>
    <w:qFormat/>
    <w:uiPriority w:val="0"/>
    <w:pPr>
      <w:pBdr>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color w:val="000000"/>
      <w:sz w:val="16"/>
      <w:szCs w:val="16"/>
    </w:rPr>
  </w:style>
  <w:style w:type="paragraph" w:customStyle="1" w:styleId="312">
    <w:name w:val="xl97"/>
    <w:basedOn w:val="1"/>
    <w:qFormat/>
    <w:uiPriority w:val="0"/>
    <w:pPr>
      <w:pBdr>
        <w:top w:val="single" w:color="auto" w:sz="4" w:space="0"/>
        <w:left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13">
    <w:name w:val="xl98"/>
    <w:basedOn w:val="1"/>
    <w:qFormat/>
    <w:uiPriority w:val="0"/>
    <w:pPr>
      <w:pBdr>
        <w:left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14">
    <w:name w:val="xl99"/>
    <w:basedOn w:val="1"/>
    <w:qFormat/>
    <w:uiPriority w:val="0"/>
    <w:pPr>
      <w:pBdr>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15">
    <w:name w:val="xl100"/>
    <w:basedOn w:val="1"/>
    <w:qFormat/>
    <w:uiPriority w:val="0"/>
    <w:pPr>
      <w:pBdr>
        <w:top w:val="single" w:color="auto" w:sz="4" w:space="0"/>
        <w:left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16">
    <w:name w:val="xl101"/>
    <w:basedOn w:val="1"/>
    <w:qFormat/>
    <w:uiPriority w:val="0"/>
    <w:pPr>
      <w:pBdr>
        <w:left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17">
    <w:name w:val="xl102"/>
    <w:basedOn w:val="1"/>
    <w:qFormat/>
    <w:uiPriority w:val="0"/>
    <w:pPr>
      <w:pBdr>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18">
    <w:name w:val="xl63"/>
    <w:basedOn w:val="1"/>
    <w:qFormat/>
    <w:uiPriority w:val="0"/>
    <w:pPr>
      <w:pBdr>
        <w:top w:val="single" w:color="auto" w:sz="4" w:space="0"/>
        <w:left w:val="single" w:color="auto" w:sz="4" w:space="0"/>
        <w:bottom w:val="single" w:color="auto" w:sz="4" w:space="0"/>
        <w:right w:val="single" w:color="auto" w:sz="4" w:space="0"/>
      </w:pBdr>
      <w:shd w:val="clear" w:color="000000" w:fill="ACB9CA"/>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19">
    <w:name w:val="xl64"/>
    <w:basedOn w:val="1"/>
    <w:qFormat/>
    <w:uiPriority w:val="0"/>
    <w:pPr>
      <w:pBdr>
        <w:top w:val="single" w:color="auto" w:sz="4" w:space="0"/>
        <w:left w:val="single" w:color="auto" w:sz="4" w:space="0"/>
        <w:bottom w:val="single" w:color="auto" w:sz="4" w:space="0"/>
        <w:right w:val="single" w:color="auto" w:sz="4" w:space="0"/>
      </w:pBdr>
      <w:shd w:val="clear" w:color="000000" w:fill="ACB9CA"/>
      <w:overflowPunct/>
      <w:autoSpaceDE/>
      <w:autoSpaceDN/>
      <w:adjustRightInd/>
      <w:spacing w:before="100" w:beforeAutospacing="1" w:after="100" w:afterAutospacing="1"/>
      <w:textAlignment w:val="auto"/>
    </w:pPr>
    <w:rPr>
      <w:rFonts w:ascii="微软雅黑 Light" w:hAnsi="微软雅黑 Light" w:eastAsia="微软雅黑 Light" w:cs="宋体"/>
      <w:b/>
      <w:bCs/>
      <w:sz w:val="16"/>
      <w:szCs w:val="16"/>
    </w:rPr>
  </w:style>
  <w:style w:type="paragraph" w:customStyle="1" w:styleId="320">
    <w:name w:val="xl103"/>
    <w:basedOn w:val="1"/>
    <w:qFormat/>
    <w:uiPriority w:val="0"/>
    <w:pPr>
      <w:pBdr>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21">
    <w:name w:val="xl104"/>
    <w:basedOn w:val="1"/>
    <w:qFormat/>
    <w:uiPriority w:val="0"/>
    <w:pPr>
      <w:pBdr>
        <w:top w:val="single" w:color="auto" w:sz="4" w:space="0"/>
        <w:left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22">
    <w:name w:val="xl105"/>
    <w:basedOn w:val="1"/>
    <w:qFormat/>
    <w:uiPriority w:val="0"/>
    <w:pPr>
      <w:pBdr>
        <w:left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23">
    <w:name w:val="xl106"/>
    <w:basedOn w:val="1"/>
    <w:qFormat/>
    <w:uiPriority w:val="0"/>
    <w:pPr>
      <w:pBdr>
        <w:left w:val="single" w:color="auto" w:sz="4" w:space="0"/>
        <w:bottom w:val="single" w:color="auto" w:sz="4" w:space="0"/>
        <w:right w:val="single" w:color="auto" w:sz="4" w:space="0"/>
      </w:pBdr>
      <w:overflowPunct/>
      <w:autoSpaceDE/>
      <w:autoSpaceDN/>
      <w:adjustRightInd/>
      <w:spacing w:before="100" w:beforeAutospacing="1" w:after="100" w:afterAutospacing="1"/>
      <w:jc w:val="center"/>
      <w:textAlignment w:val="auto"/>
    </w:pPr>
    <w:rPr>
      <w:rFonts w:ascii="微软雅黑 Light" w:hAnsi="微软雅黑 Light" w:eastAsia="微软雅黑 Light" w:cs="宋体"/>
      <w:b/>
      <w:bCs/>
      <w:sz w:val="16"/>
      <w:szCs w:val="16"/>
    </w:rPr>
  </w:style>
  <w:style w:type="paragraph" w:customStyle="1" w:styleId="324">
    <w:name w:val="科箭正文"/>
    <w:basedOn w:val="1"/>
    <w:link w:val="325"/>
    <w:qFormat/>
    <w:uiPriority w:val="0"/>
    <w:pPr>
      <w:widowControl w:val="0"/>
      <w:overflowPunct/>
      <w:autoSpaceDE/>
      <w:autoSpaceDN/>
      <w:adjustRightInd/>
      <w:spacing w:before="50" w:beforeLines="50" w:after="50" w:afterLines="50" w:line="360" w:lineRule="auto"/>
      <w:ind w:firstLine="200" w:firstLineChars="200"/>
      <w:contextualSpacing/>
      <w:jc w:val="both"/>
      <w:textAlignment w:val="auto"/>
    </w:pPr>
    <w:rPr>
      <w:rFonts w:ascii="Arial" w:hAnsi="Arial" w:eastAsia="微软雅黑 Light"/>
      <w:kern w:val="2"/>
      <w:sz w:val="21"/>
      <w:szCs w:val="24"/>
    </w:rPr>
  </w:style>
  <w:style w:type="character" w:customStyle="1" w:styleId="325">
    <w:name w:val="科箭正文 字符"/>
    <w:link w:val="324"/>
    <w:qFormat/>
    <w:uiPriority w:val="0"/>
    <w:rPr>
      <w:rFonts w:ascii="Arial" w:hAnsi="Arial" w:eastAsia="微软雅黑 Light"/>
      <w:kern w:val="2"/>
      <w:sz w:val="21"/>
      <w:szCs w:val="24"/>
    </w:rPr>
  </w:style>
  <w:style w:type="paragraph" w:customStyle="1" w:styleId="326">
    <w:name w:val="修订1"/>
    <w:hidden/>
    <w:semiHidden/>
    <w:qFormat/>
    <w:uiPriority w:val="99"/>
    <w:rPr>
      <w:rFonts w:ascii="Book Antiqua" w:hAnsi="Book Antiqua" w:eastAsia="宋体" w:cs="Times New Roman"/>
      <w:lang w:val="en-US" w:eastAsia="zh-CN" w:bidi="ar-SA"/>
    </w:rPr>
  </w:style>
  <w:style w:type="paragraph" w:customStyle="1" w:styleId="327">
    <w:name w:val="TOC 标题3"/>
    <w:basedOn w:val="3"/>
    <w:next w:val="1"/>
    <w:unhideWhenUsed/>
    <w:qFormat/>
    <w:uiPriority w:val="39"/>
    <w:pPr>
      <w:tabs>
        <w:tab w:val="clear" w:pos="2520"/>
      </w:tabs>
      <w:overflowPunct/>
      <w:autoSpaceDE/>
      <w:autoSpaceDN/>
      <w:adjustRightInd/>
      <w:spacing w:before="240" w:after="0" w:line="259" w:lineRule="auto"/>
      <w:ind w:right="0"/>
      <w:textAlignment w:val="auto"/>
      <w:outlineLvl w:val="9"/>
    </w:pPr>
    <w:rPr>
      <w:rFonts w:asciiTheme="majorHAnsi" w:hAnsiTheme="majorHAnsi" w:eastAsiaTheme="majorEastAsia" w:cstheme="majorBidi"/>
      <w:color w:val="2F5597" w:themeColor="accent1" w:themeShade="BF"/>
      <w:sz w:val="32"/>
      <w:szCs w:val="32"/>
    </w:rPr>
  </w:style>
  <w:style w:type="paragraph" w:styleId="328">
    <w:name w:val="List Paragraph"/>
    <w:basedOn w:val="1"/>
    <w:link w:val="332"/>
    <w:qFormat/>
    <w:uiPriority w:val="34"/>
    <w:pPr>
      <w:ind w:firstLine="420" w:firstLineChars="200"/>
    </w:pPr>
  </w:style>
  <w:style w:type="paragraph" w:customStyle="1" w:styleId="329">
    <w:name w:val="修订2"/>
    <w:hidden/>
    <w:semiHidden/>
    <w:qFormat/>
    <w:uiPriority w:val="99"/>
    <w:rPr>
      <w:rFonts w:ascii="Book Antiqua" w:hAnsi="Book Antiqua" w:eastAsia="宋体" w:cs="Times New Roman"/>
      <w:lang w:val="en-US" w:eastAsia="zh-CN" w:bidi="ar-SA"/>
    </w:rPr>
  </w:style>
  <w:style w:type="paragraph" w:customStyle="1" w:styleId="330">
    <w:name w:val="表头样式"/>
    <w:basedOn w:val="1"/>
    <w:link w:val="331"/>
    <w:qFormat/>
    <w:uiPriority w:val="0"/>
    <w:pPr>
      <w:widowControl w:val="0"/>
      <w:overflowPunct/>
      <w:autoSpaceDE/>
      <w:autoSpaceDN/>
      <w:adjustRightInd/>
      <w:spacing w:line="360" w:lineRule="auto"/>
      <w:jc w:val="center"/>
      <w:textAlignment w:val="auto"/>
    </w:pPr>
    <w:rPr>
      <w:rFonts w:ascii="宋体" w:hAnsi="宋体" w:eastAsia="仿宋"/>
      <w:b/>
      <w:kern w:val="2"/>
      <w:sz w:val="21"/>
      <w:szCs w:val="21"/>
    </w:rPr>
  </w:style>
  <w:style w:type="character" w:customStyle="1" w:styleId="331">
    <w:name w:val="表头样式 Char"/>
    <w:link w:val="330"/>
    <w:qFormat/>
    <w:uiPriority w:val="0"/>
    <w:rPr>
      <w:rFonts w:ascii="宋体" w:hAnsi="宋体" w:eastAsia="仿宋"/>
      <w:b/>
      <w:kern w:val="2"/>
      <w:sz w:val="21"/>
      <w:szCs w:val="21"/>
    </w:rPr>
  </w:style>
  <w:style w:type="character" w:customStyle="1" w:styleId="332">
    <w:name w:val="列出段落字符"/>
    <w:link w:val="328"/>
    <w:qFormat/>
    <w:uiPriority w:val="34"/>
    <w:rPr>
      <w:rFonts w:ascii="Book Antiqua" w:hAnsi="Book Antiqua"/>
    </w:rPr>
  </w:style>
  <w:style w:type="character" w:customStyle="1" w:styleId="333">
    <w:name w:val="标题字符"/>
    <w:basedOn w:val="55"/>
    <w:link w:val="49"/>
    <w:qFormat/>
    <w:uiPriority w:val="10"/>
    <w:rPr>
      <w:rFonts w:ascii="Book Antiqua" w:hAnsi="Book Antiqua"/>
      <w:sz w:val="48"/>
    </w:rPr>
  </w:style>
  <w:style w:type="paragraph" w:customStyle="1" w:styleId="334">
    <w:name w:val="修订3"/>
    <w:hidden/>
    <w:semiHidden/>
    <w:qFormat/>
    <w:uiPriority w:val="99"/>
    <w:rPr>
      <w:rFonts w:ascii="Book Antiqua" w:hAnsi="Book Antiqua" w:eastAsia="宋体" w:cs="Times New Roman"/>
      <w:lang w:val="en-US" w:eastAsia="zh-CN" w:bidi="ar-SA"/>
    </w:rPr>
  </w:style>
  <w:style w:type="character" w:customStyle="1" w:styleId="335">
    <w:name w:val="A 正文 Char Char"/>
    <w:link w:val="336"/>
    <w:qFormat/>
    <w:uiPriority w:val="0"/>
    <w:rPr>
      <w:sz w:val="24"/>
    </w:rPr>
  </w:style>
  <w:style w:type="paragraph" w:customStyle="1" w:styleId="336">
    <w:name w:val="A 正文"/>
    <w:basedOn w:val="1"/>
    <w:link w:val="335"/>
    <w:qFormat/>
    <w:uiPriority w:val="0"/>
    <w:pPr>
      <w:widowControl w:val="0"/>
      <w:overflowPunct/>
      <w:autoSpaceDE/>
      <w:autoSpaceDN/>
      <w:snapToGrid w:val="0"/>
      <w:spacing w:line="360" w:lineRule="auto"/>
      <w:ind w:firstLine="482"/>
      <w:jc w:val="both"/>
      <w:textAlignment w:val="auto"/>
    </w:pPr>
    <w:rPr>
      <w:rFonts w:ascii="Times New Roman" w:hAnsi="Times New Roman"/>
      <w:sz w:val="24"/>
    </w:rPr>
  </w:style>
  <w:style w:type="character" w:customStyle="1" w:styleId="337">
    <w:name w:val="标题 1 字符1"/>
    <w:qFormat/>
    <w:uiPriority w:val="0"/>
    <w:rPr>
      <w:rFonts w:ascii="Verdana" w:hAnsi="Verdana" w:eastAsia="微软雅黑"/>
      <w:b/>
      <w:bCs/>
      <w:smallCaps/>
      <w:color w:val="000000"/>
      <w:kern w:val="36"/>
      <w:sz w:val="32"/>
      <w:szCs w:val="48"/>
      <w:lang w:eastAsia="en-US"/>
    </w:rPr>
  </w:style>
  <w:style w:type="character" w:customStyle="1" w:styleId="338">
    <w:name w:val="标题 2字符"/>
    <w:link w:val="5"/>
    <w:qFormat/>
    <w:uiPriority w:val="0"/>
    <w:rPr>
      <w:rFonts w:ascii="Book Antiqua" w:hAnsi="Book Antiqua"/>
      <w:b/>
      <w:sz w:val="28"/>
    </w:rPr>
  </w:style>
  <w:style w:type="character" w:customStyle="1" w:styleId="339">
    <w:name w:val="标题 4字符"/>
    <w:link w:val="7"/>
    <w:qFormat/>
    <w:uiPriority w:val="0"/>
    <w:rPr>
      <w:rFonts w:ascii="Book Antiqua" w:hAnsi="Book Antiqua"/>
      <w:b/>
    </w:rPr>
  </w:style>
  <w:style w:type="character" w:customStyle="1" w:styleId="340">
    <w:name w:val="文档结构图字符"/>
    <w:link w:val="20"/>
    <w:semiHidden/>
    <w:qFormat/>
    <w:uiPriority w:val="0"/>
    <w:rPr>
      <w:kern w:val="2"/>
      <w:sz w:val="21"/>
      <w:shd w:val="clear" w:color="auto" w:fill="000080"/>
    </w:rPr>
  </w:style>
  <w:style w:type="character" w:customStyle="1" w:styleId="341">
    <w:name w:val="正文文本缩进字符"/>
    <w:basedOn w:val="55"/>
    <w:link w:val="24"/>
    <w:qFormat/>
    <w:uiPriority w:val="0"/>
    <w:rPr>
      <w:rFonts w:ascii="Book Antiqua" w:hAnsi="Book Antiqua"/>
    </w:rPr>
  </w:style>
  <w:style w:type="character" w:customStyle="1" w:styleId="342">
    <w:name w:val="正文文本缩进 2字符"/>
    <w:link w:val="31"/>
    <w:qFormat/>
    <w:uiPriority w:val="99"/>
    <w:rPr>
      <w:rFonts w:ascii="Book Antiqua" w:hAnsi="Book Antiqua"/>
    </w:rPr>
  </w:style>
  <w:style w:type="character" w:customStyle="1" w:styleId="343">
    <w:name w:val="正文文本缩进 3字符"/>
    <w:link w:val="41"/>
    <w:qFormat/>
    <w:uiPriority w:val="99"/>
    <w:rPr>
      <w:rFonts w:ascii="Book Antiqua" w:hAnsi="Book Antiqua"/>
      <w:sz w:val="16"/>
      <w:szCs w:val="16"/>
    </w:rPr>
  </w:style>
  <w:style w:type="character" w:customStyle="1" w:styleId="344">
    <w:name w:val="正文文本 2字符"/>
    <w:link w:val="46"/>
    <w:qFormat/>
    <w:uiPriority w:val="0"/>
    <w:rPr>
      <w:rFonts w:eastAsia="PMingLiU"/>
      <w:kern w:val="2"/>
      <w:szCs w:val="24"/>
      <w:lang w:eastAsia="zh-TW"/>
    </w:rPr>
  </w:style>
  <w:style w:type="character" w:customStyle="1" w:styleId="345">
    <w:name w:val="正文首行缩进字符"/>
    <w:basedOn w:val="62"/>
    <w:link w:val="51"/>
    <w:qFormat/>
    <w:uiPriority w:val="0"/>
    <w:rPr>
      <w:rFonts w:ascii="Book Antiqua" w:hAnsi="Book Antiqua" w:eastAsia="宋体"/>
      <w:kern w:val="2"/>
      <w:sz w:val="21"/>
      <w:szCs w:val="24"/>
      <w:lang w:val="en-US" w:eastAsia="zh-CN" w:bidi="ar-SA"/>
    </w:rPr>
  </w:style>
  <w:style w:type="character" w:customStyle="1" w:styleId="346">
    <w:name w:val="批注框文本 字符1"/>
    <w:semiHidden/>
    <w:qFormat/>
    <w:uiPriority w:val="99"/>
    <w:rPr>
      <w:sz w:val="18"/>
      <w:szCs w:val="18"/>
    </w:rPr>
  </w:style>
  <w:style w:type="paragraph" w:styleId="347">
    <w:name w:val="No Spacing"/>
    <w:link w:val="348"/>
    <w:qFormat/>
    <w:uiPriority w:val="1"/>
    <w:rPr>
      <w:rFonts w:ascii="等线" w:hAnsi="等线" w:eastAsia="等线" w:cs="Times New Roman"/>
      <w:sz w:val="22"/>
      <w:szCs w:val="22"/>
      <w:lang w:val="en-US" w:eastAsia="zh-CN" w:bidi="ar-SA"/>
    </w:rPr>
  </w:style>
  <w:style w:type="character" w:customStyle="1" w:styleId="348">
    <w:name w:val="无间隔字符"/>
    <w:link w:val="347"/>
    <w:qFormat/>
    <w:uiPriority w:val="1"/>
    <w:rPr>
      <w:rFonts w:ascii="等线" w:hAnsi="等线" w:eastAsia="等线"/>
      <w:sz w:val="22"/>
      <w:szCs w:val="22"/>
    </w:rPr>
  </w:style>
  <w:style w:type="paragraph" w:customStyle="1" w:styleId="349">
    <w:name w:val="Response Text"/>
    <w:basedOn w:val="34"/>
    <w:qFormat/>
    <w:uiPriority w:val="0"/>
    <w:pPr>
      <w:widowControl w:val="0"/>
      <w:tabs>
        <w:tab w:val="clear" w:pos="10440"/>
      </w:tabs>
      <w:overflowPunct/>
      <w:autoSpaceDE/>
      <w:autoSpaceDN/>
      <w:adjustRightInd/>
      <w:textAlignment w:val="auto"/>
    </w:pPr>
    <w:rPr>
      <w:rFonts w:ascii="Times New Roman" w:hAnsi="Times New Roman"/>
      <w:color w:val="000000"/>
      <w:sz w:val="28"/>
      <w:szCs w:val="24"/>
    </w:rPr>
  </w:style>
  <w:style w:type="paragraph" w:customStyle="1" w:styleId="350">
    <w:name w:val="标书正文"/>
    <w:basedOn w:val="4"/>
    <w:link w:val="351"/>
    <w:qFormat/>
    <w:uiPriority w:val="0"/>
    <w:pPr>
      <w:overflowPunct/>
      <w:autoSpaceDE/>
      <w:autoSpaceDN/>
      <w:snapToGrid w:val="0"/>
      <w:spacing w:before="0" w:after="0" w:line="360" w:lineRule="auto"/>
      <w:ind w:left="0" w:firstLine="420"/>
      <w:textAlignment w:val="auto"/>
    </w:pPr>
    <w:rPr>
      <w:rFonts w:ascii="宋体" w:hAnsi="宋体" w:cs="宋体"/>
      <w:sz w:val="24"/>
      <w:szCs w:val="24"/>
    </w:rPr>
  </w:style>
  <w:style w:type="character" w:customStyle="1" w:styleId="351">
    <w:name w:val="标书正文 Char"/>
    <w:link w:val="350"/>
    <w:qFormat/>
    <w:uiPriority w:val="0"/>
    <w:rPr>
      <w:rFonts w:ascii="宋体" w:hAnsi="宋体" w:cs="宋体"/>
      <w:sz w:val="24"/>
      <w:szCs w:val="24"/>
    </w:rPr>
  </w:style>
  <w:style w:type="paragraph" w:customStyle="1" w:styleId="352">
    <w:name w:val="TableText Body-indent-1"/>
    <w:basedOn w:val="1"/>
    <w:qFormat/>
    <w:uiPriority w:val="0"/>
    <w:pPr>
      <w:tabs>
        <w:tab w:val="left" w:pos="175"/>
        <w:tab w:val="left" w:pos="425"/>
      </w:tabs>
      <w:overflowPunct/>
      <w:autoSpaceDE/>
      <w:autoSpaceDN/>
      <w:adjustRightInd/>
      <w:spacing w:line="284" w:lineRule="exact"/>
      <w:ind w:left="175" w:hanging="175"/>
      <w:textAlignment w:val="auto"/>
    </w:pPr>
    <w:rPr>
      <w:rFonts w:ascii="Garamond" w:hAnsi="Garamond" w:cs="Arial Narrow"/>
      <w:snapToGrid w:val="0"/>
      <w:color w:val="000000"/>
      <w:kern w:val="28"/>
      <w:lang w:val="en-GB" w:eastAsia="en-US"/>
    </w:rPr>
  </w:style>
  <w:style w:type="character" w:customStyle="1" w:styleId="353">
    <w:name w:val="name4"/>
    <w:basedOn w:val="55"/>
    <w:qFormat/>
    <w:uiPriority w:val="0"/>
  </w:style>
  <w:style w:type="character" w:customStyle="1" w:styleId="354">
    <w:name w:val="批注主题 字符1"/>
    <w:semiHidden/>
    <w:qFormat/>
    <w:uiPriority w:val="99"/>
    <w:rPr>
      <w:b/>
      <w:bCs/>
    </w:rPr>
  </w:style>
  <w:style w:type="paragraph" w:customStyle="1" w:styleId="355">
    <w:name w:val="正文表格抬头"/>
    <w:basedOn w:val="356"/>
    <w:qFormat/>
    <w:uiPriority w:val="0"/>
    <w:pPr>
      <w:tabs>
        <w:tab w:val="left" w:pos="420"/>
      </w:tabs>
    </w:pPr>
    <w:rPr>
      <w:b/>
    </w:rPr>
  </w:style>
  <w:style w:type="paragraph" w:customStyle="1" w:styleId="356">
    <w:name w:val="正文表格明细"/>
    <w:basedOn w:val="1"/>
    <w:uiPriority w:val="0"/>
    <w:pPr>
      <w:widowControl w:val="0"/>
      <w:tabs>
        <w:tab w:val="left" w:pos="420"/>
      </w:tabs>
      <w:overflowPunct/>
      <w:autoSpaceDE/>
      <w:autoSpaceDN/>
      <w:adjustRightInd/>
      <w:spacing w:before="40" w:after="40"/>
      <w:jc w:val="both"/>
      <w:textAlignment w:val="auto"/>
    </w:pPr>
    <w:rPr>
      <w:rFonts w:ascii="Times New Roman" w:hAnsi="Times New Roman"/>
      <w:kern w:val="2"/>
      <w:sz w:val="21"/>
    </w:rPr>
  </w:style>
  <w:style w:type="paragraph" w:customStyle="1" w:styleId="357">
    <w:name w:val="*8. General Text"/>
    <w:basedOn w:val="1"/>
    <w:qFormat/>
    <w:uiPriority w:val="0"/>
    <w:pPr>
      <w:overflowPunct/>
      <w:autoSpaceDE/>
      <w:autoSpaceDN/>
      <w:adjustRightInd/>
      <w:spacing w:after="120" w:line="280" w:lineRule="exact"/>
      <w:textAlignment w:val="auto"/>
    </w:pPr>
    <w:rPr>
      <w:rFonts w:ascii="Garamond" w:hAnsi="Garamond"/>
      <w:sz w:val="21"/>
      <w:lang w:eastAsia="en-US"/>
    </w:rPr>
  </w:style>
  <w:style w:type="character" w:customStyle="1" w:styleId="358">
    <w:name w:val="FA正文 Char Char"/>
    <w:link w:val="359"/>
    <w:locked/>
    <w:uiPriority w:val="0"/>
    <w:rPr>
      <w:rFonts w:ascii="宋体" w:hAnsi="宋体"/>
    </w:rPr>
  </w:style>
  <w:style w:type="paragraph" w:customStyle="1" w:styleId="359">
    <w:name w:val="FA正文"/>
    <w:basedOn w:val="1"/>
    <w:link w:val="358"/>
    <w:qFormat/>
    <w:uiPriority w:val="0"/>
    <w:pPr>
      <w:overflowPunct/>
      <w:autoSpaceDE/>
      <w:autoSpaceDN/>
      <w:adjustRightInd/>
      <w:spacing w:line="360" w:lineRule="auto"/>
      <w:jc w:val="both"/>
      <w:textAlignment w:val="auto"/>
    </w:pPr>
    <w:rPr>
      <w:rFonts w:ascii="宋体" w:hAnsi="宋体"/>
    </w:rPr>
  </w:style>
  <w:style w:type="paragraph" w:customStyle="1" w:styleId="360">
    <w:name w:val="图片"/>
    <w:basedOn w:val="324"/>
    <w:link w:val="361"/>
    <w:qFormat/>
    <w:uiPriority w:val="0"/>
    <w:pPr>
      <w:spacing w:before="156" w:after="156"/>
      <w:ind w:left="-135" w:leftChars="-135" w:right="-340" w:rightChars="-162" w:hanging="283" w:hangingChars="135"/>
      <w:jc w:val="center"/>
    </w:pPr>
  </w:style>
  <w:style w:type="character" w:customStyle="1" w:styleId="361">
    <w:name w:val="图片 字符"/>
    <w:link w:val="360"/>
    <w:qFormat/>
    <w:uiPriority w:val="0"/>
    <w:rPr>
      <w:rFonts w:ascii="Arial" w:hAnsi="Arial" w:eastAsia="微软雅黑 Light"/>
      <w:kern w:val="2"/>
      <w:sz w:val="21"/>
      <w:szCs w:val="24"/>
    </w:rPr>
  </w:style>
  <w:style w:type="paragraph" w:customStyle="1" w:styleId="362">
    <w:name w:val="Default"/>
    <w:qFormat/>
    <w:uiPriority w:val="0"/>
    <w:pPr>
      <w:widowControl w:val="0"/>
      <w:autoSpaceDE w:val="0"/>
      <w:autoSpaceDN w:val="0"/>
      <w:adjustRightInd w:val="0"/>
      <w:spacing w:line="360" w:lineRule="atLeast"/>
      <w:jc w:val="both"/>
      <w:textAlignment w:val="baseline"/>
    </w:pPr>
    <w:rPr>
      <w:rFonts w:ascii="宋体" w:hAnsi="Times New Roman" w:eastAsia="宋体" w:cs="Times New Roman"/>
      <w:color w:val="000000"/>
      <w:sz w:val="24"/>
      <w:szCs w:val="24"/>
      <w:lang w:val="en-US" w:eastAsia="zh-CN" w:bidi="ar-SA"/>
    </w:rPr>
  </w:style>
  <w:style w:type="paragraph" w:customStyle="1" w:styleId="363">
    <w:name w:val="正文[首行缩进两字符]"/>
    <w:basedOn w:val="1"/>
    <w:uiPriority w:val="0"/>
    <w:pPr>
      <w:widowControl w:val="0"/>
      <w:overflowPunct/>
      <w:autoSpaceDE/>
      <w:autoSpaceDN/>
      <w:spacing w:line="360" w:lineRule="auto"/>
      <w:ind w:firstLine="200" w:firstLineChars="200"/>
      <w:jc w:val="both"/>
    </w:pPr>
    <w:rPr>
      <w:rFonts w:ascii="Times New Roman" w:hAnsi="Times New Roman"/>
      <w:sz w:val="24"/>
      <w:szCs w:val="24"/>
    </w:rPr>
  </w:style>
  <w:style w:type="character" w:customStyle="1" w:styleId="364">
    <w:name w:val="正文文本缩进 3 字符1"/>
    <w:semiHidden/>
    <w:qFormat/>
    <w:uiPriority w:val="99"/>
    <w:rPr>
      <w:sz w:val="16"/>
      <w:szCs w:val="16"/>
    </w:rPr>
  </w:style>
  <w:style w:type="paragraph" w:customStyle="1" w:styleId="365">
    <w:name w:val="1.1正文"/>
    <w:basedOn w:val="1"/>
    <w:uiPriority w:val="0"/>
    <w:pPr>
      <w:widowControl w:val="0"/>
      <w:overflowPunct/>
      <w:autoSpaceDE/>
      <w:autoSpaceDN/>
      <w:spacing w:line="300" w:lineRule="auto"/>
      <w:ind w:left="420" w:leftChars="200"/>
      <w:jc w:val="both"/>
    </w:pPr>
    <w:rPr>
      <w:rFonts w:ascii="Times New Roman" w:hAnsi="Times New Roman"/>
      <w:sz w:val="21"/>
      <w:szCs w:val="24"/>
    </w:rPr>
  </w:style>
  <w:style w:type="paragraph" w:customStyle="1" w:styleId="366">
    <w:name w:val="D1"/>
    <w:basedOn w:val="5"/>
    <w:link w:val="367"/>
    <w:qFormat/>
    <w:uiPriority w:val="0"/>
    <w:pPr>
      <w:pageBreakBefore w:val="0"/>
      <w:widowControl w:val="0"/>
      <w:numPr>
        <w:ilvl w:val="0"/>
        <w:numId w:val="14"/>
      </w:numPr>
      <w:pBdr>
        <w:top w:val="none" w:color="auto" w:sz="0" w:space="0"/>
      </w:pBdr>
      <w:tabs>
        <w:tab w:val="left" w:pos="576"/>
      </w:tabs>
      <w:overflowPunct/>
      <w:autoSpaceDE/>
      <w:autoSpaceDN/>
      <w:spacing w:before="0" w:after="0" w:line="360" w:lineRule="auto"/>
      <w:jc w:val="both"/>
    </w:pPr>
    <w:rPr>
      <w:rFonts w:ascii="Arial" w:hAnsi="Arial"/>
      <w:kern w:val="44"/>
    </w:rPr>
  </w:style>
  <w:style w:type="character" w:customStyle="1" w:styleId="367">
    <w:name w:val="D1 Char"/>
    <w:link w:val="366"/>
    <w:uiPriority w:val="0"/>
    <w:rPr>
      <w:rFonts w:ascii="Arial" w:hAnsi="Arial"/>
      <w:b/>
      <w:kern w:val="44"/>
      <w:sz w:val="28"/>
    </w:rPr>
  </w:style>
  <w:style w:type="paragraph" w:customStyle="1" w:styleId="368">
    <w:name w:val="D1.1"/>
    <w:basedOn w:val="1"/>
    <w:qFormat/>
    <w:uiPriority w:val="0"/>
    <w:pPr>
      <w:keepNext/>
      <w:keepLines/>
      <w:widowControl w:val="0"/>
      <w:numPr>
        <w:ilvl w:val="1"/>
        <w:numId w:val="14"/>
      </w:numPr>
      <w:overflowPunct/>
      <w:autoSpaceDE/>
      <w:autoSpaceDN/>
      <w:spacing w:line="360" w:lineRule="auto"/>
      <w:ind w:firstLine="0"/>
      <w:jc w:val="both"/>
      <w:outlineLvl w:val="2"/>
    </w:pPr>
    <w:rPr>
      <w:rFonts w:ascii="Arial" w:hAnsi="Arial" w:cs="宋体"/>
      <w:b/>
      <w:bCs/>
      <w:kern w:val="44"/>
      <w:sz w:val="21"/>
    </w:rPr>
  </w:style>
  <w:style w:type="paragraph" w:customStyle="1" w:styleId="369">
    <w:name w:val="D一"/>
    <w:basedOn w:val="49"/>
    <w:link w:val="370"/>
    <w:qFormat/>
    <w:uiPriority w:val="0"/>
    <w:pPr>
      <w:keepLines w:val="0"/>
      <w:widowControl w:val="0"/>
      <w:overflowPunct/>
      <w:autoSpaceDE/>
      <w:autoSpaceDN/>
      <w:spacing w:before="240" w:after="60" w:line="360" w:lineRule="auto"/>
      <w:ind w:left="0" w:right="0"/>
      <w:outlineLvl w:val="0"/>
    </w:pPr>
    <w:rPr>
      <w:rFonts w:ascii="Arial" w:hAnsi="Arial"/>
      <w:b/>
      <w:bCs/>
      <w:sz w:val="30"/>
      <w:szCs w:val="32"/>
      <w:lang w:val="zh-CN"/>
    </w:rPr>
  </w:style>
  <w:style w:type="character" w:customStyle="1" w:styleId="370">
    <w:name w:val="D一 Char"/>
    <w:link w:val="369"/>
    <w:qFormat/>
    <w:uiPriority w:val="0"/>
    <w:rPr>
      <w:rFonts w:ascii="Arial" w:hAnsi="Arial"/>
      <w:b/>
      <w:bCs/>
      <w:sz w:val="30"/>
      <w:szCs w:val="32"/>
      <w:lang w:val="zh-CN"/>
    </w:rPr>
  </w:style>
  <w:style w:type="paragraph" w:customStyle="1" w:styleId="371">
    <w:name w:val="项目"/>
    <w:basedOn w:val="1"/>
    <w:qFormat/>
    <w:uiPriority w:val="0"/>
    <w:pPr>
      <w:widowControl w:val="0"/>
      <w:numPr>
        <w:ilvl w:val="0"/>
        <w:numId w:val="15"/>
      </w:numPr>
      <w:overflowPunct/>
      <w:autoSpaceDE/>
      <w:autoSpaceDN/>
      <w:snapToGrid w:val="0"/>
      <w:spacing w:after="50" w:afterLines="50"/>
      <w:ind w:firstLine="0"/>
      <w:jc w:val="both"/>
    </w:pPr>
    <w:rPr>
      <w:rFonts w:ascii="Times New Roman" w:hAnsi="Times New Roman" w:eastAsia="楷体_GB2312"/>
      <w:sz w:val="24"/>
    </w:rPr>
  </w:style>
  <w:style w:type="character" w:customStyle="1" w:styleId="372">
    <w:name w:val="列出段落 Char"/>
    <w:qFormat/>
    <w:locked/>
    <w:uiPriority w:val="34"/>
    <w:rPr>
      <w:rFonts w:ascii="Calibri" w:hAnsi="Calibri"/>
      <w:kern w:val="2"/>
      <w:sz w:val="21"/>
      <w:szCs w:val="22"/>
    </w:rPr>
  </w:style>
  <w:style w:type="paragraph" w:customStyle="1" w:styleId="373">
    <w:name w:val="jason"/>
    <w:basedOn w:val="1"/>
    <w:link w:val="374"/>
    <w:qFormat/>
    <w:uiPriority w:val="0"/>
    <w:pPr>
      <w:widowControl w:val="0"/>
      <w:overflowPunct/>
      <w:autoSpaceDE/>
      <w:autoSpaceDN/>
      <w:ind w:firstLine="480" w:firstLineChars="200"/>
      <w:jc w:val="both"/>
    </w:pPr>
    <w:rPr>
      <w:rFonts w:ascii="微软雅黑" w:hAnsi="微软雅黑" w:eastAsia="微软雅黑"/>
      <w:color w:val="000000"/>
      <w:sz w:val="21"/>
      <w:szCs w:val="24"/>
    </w:rPr>
  </w:style>
  <w:style w:type="character" w:customStyle="1" w:styleId="374">
    <w:name w:val="jason 字符"/>
    <w:link w:val="373"/>
    <w:qFormat/>
    <w:uiPriority w:val="0"/>
    <w:rPr>
      <w:rFonts w:ascii="微软雅黑" w:hAnsi="微软雅黑" w:eastAsia="微软雅黑"/>
      <w:color w:val="000000"/>
      <w:sz w:val="21"/>
      <w:szCs w:val="24"/>
    </w:rPr>
  </w:style>
  <w:style w:type="character" w:customStyle="1" w:styleId="375">
    <w:name w:val="页眉 Char"/>
    <w:uiPriority w:val="99"/>
    <w:rPr>
      <w:sz w:val="18"/>
      <w:szCs w:val="18"/>
    </w:rPr>
  </w:style>
  <w:style w:type="paragraph" w:customStyle="1" w:styleId="376">
    <w:name w:val="Indent Normal"/>
    <w:basedOn w:val="1"/>
    <w:qFormat/>
    <w:uiPriority w:val="0"/>
    <w:pPr>
      <w:widowControl w:val="0"/>
      <w:overflowPunct/>
      <w:autoSpaceDE/>
      <w:autoSpaceDN/>
      <w:adjustRightInd/>
      <w:spacing w:before="200" w:after="200" w:line="276" w:lineRule="auto"/>
      <w:ind w:firstLine="150" w:firstLineChars="150"/>
      <w:jc w:val="both"/>
      <w:textAlignment w:val="auto"/>
    </w:pPr>
    <w:rPr>
      <w:rFonts w:ascii="Times New Roman" w:hAnsi="Times New Roman"/>
      <w:kern w:val="2"/>
      <w:sz w:val="24"/>
      <w:szCs w:val="24"/>
    </w:rPr>
  </w:style>
  <w:style w:type="character" w:customStyle="1" w:styleId="377">
    <w:name w:val="apple-converted-space"/>
    <w:uiPriority w:val="0"/>
  </w:style>
  <w:style w:type="character" w:customStyle="1" w:styleId="378">
    <w:name w:val="日期 Char"/>
    <w:qFormat/>
    <w:uiPriority w:val="0"/>
    <w:rPr>
      <w:rFonts w:ascii="Times New Roman" w:hAnsi="Times New Roman" w:cs="Times New Roman"/>
      <w:sz w:val="32"/>
    </w:rPr>
  </w:style>
  <w:style w:type="character" w:customStyle="1" w:styleId="379">
    <w:name w:val="未处理的提及2"/>
    <w:semiHidden/>
    <w:unhideWhenUsed/>
    <w:qFormat/>
    <w:uiPriority w:val="99"/>
    <w:rPr>
      <w:color w:val="605E5C"/>
      <w:shd w:val="clear" w:color="auto" w:fill="E1DFDD"/>
    </w:rPr>
  </w:style>
  <w:style w:type="paragraph" w:customStyle="1" w:styleId="380">
    <w:name w:val="Table Paragraph"/>
    <w:basedOn w:val="1"/>
    <w:qFormat/>
    <w:uiPriority w:val="1"/>
    <w:pPr>
      <w:widowControl w:val="0"/>
      <w:overflowPunct/>
      <w:autoSpaceDE/>
      <w:autoSpaceDN/>
      <w:adjustRightInd/>
      <w:jc w:val="both"/>
      <w:textAlignment w:val="auto"/>
    </w:pPr>
    <w:rPr>
      <w:rFonts w:ascii="宋体" w:hAnsi="宋体" w:cs="宋体"/>
      <w:kern w:val="2"/>
      <w:sz w:val="21"/>
      <w:szCs w:val="22"/>
    </w:rPr>
  </w:style>
  <w:style w:type="paragraph" w:customStyle="1" w:styleId="381">
    <w:name w:val="华为标题1"/>
    <w:basedOn w:val="1"/>
    <w:next w:val="1"/>
    <w:qFormat/>
    <w:uiPriority w:val="0"/>
    <w:pPr>
      <w:keepNext/>
      <w:keepLines/>
      <w:widowControl w:val="0"/>
      <w:numPr>
        <w:ilvl w:val="0"/>
        <w:numId w:val="16"/>
      </w:numPr>
      <w:overflowPunct/>
      <w:autoSpaceDE/>
      <w:autoSpaceDN/>
      <w:adjustRightInd/>
      <w:spacing w:line="360" w:lineRule="auto"/>
      <w:jc w:val="both"/>
      <w:textAlignment w:val="auto"/>
      <w:outlineLvl w:val="0"/>
    </w:pPr>
    <w:rPr>
      <w:rFonts w:ascii="Calibri" w:hAnsi="Calibri"/>
      <w:b/>
      <w:kern w:val="2"/>
      <w:sz w:val="32"/>
      <w:szCs w:val="32"/>
    </w:rPr>
  </w:style>
  <w:style w:type="paragraph" w:customStyle="1" w:styleId="382">
    <w:name w:val="华为标题2"/>
    <w:basedOn w:val="1"/>
    <w:next w:val="1"/>
    <w:qFormat/>
    <w:uiPriority w:val="0"/>
    <w:pPr>
      <w:keepNext/>
      <w:keepLines/>
      <w:widowControl w:val="0"/>
      <w:numPr>
        <w:ilvl w:val="1"/>
        <w:numId w:val="16"/>
      </w:numPr>
      <w:overflowPunct/>
      <w:autoSpaceDE/>
      <w:autoSpaceDN/>
      <w:adjustRightInd/>
      <w:spacing w:line="360" w:lineRule="auto"/>
      <w:jc w:val="both"/>
      <w:textAlignment w:val="auto"/>
      <w:outlineLvl w:val="1"/>
    </w:pPr>
    <w:rPr>
      <w:rFonts w:ascii="Calibri" w:hAnsi="Calibri"/>
      <w:b/>
      <w:kern w:val="2"/>
      <w:sz w:val="30"/>
      <w:szCs w:val="32"/>
    </w:rPr>
  </w:style>
  <w:style w:type="paragraph" w:customStyle="1" w:styleId="383">
    <w:name w:val="华为标题3"/>
    <w:basedOn w:val="1"/>
    <w:next w:val="1"/>
    <w:qFormat/>
    <w:uiPriority w:val="0"/>
    <w:pPr>
      <w:keepNext/>
      <w:keepLines/>
      <w:widowControl w:val="0"/>
      <w:numPr>
        <w:ilvl w:val="2"/>
        <w:numId w:val="16"/>
      </w:numPr>
      <w:overflowPunct/>
      <w:autoSpaceDE/>
      <w:autoSpaceDN/>
      <w:adjustRightInd/>
      <w:spacing w:line="360" w:lineRule="auto"/>
      <w:ind w:left="425" w:hanging="141"/>
      <w:jc w:val="both"/>
      <w:textAlignment w:val="auto"/>
      <w:outlineLvl w:val="2"/>
    </w:pPr>
    <w:rPr>
      <w:rFonts w:ascii="Calibri" w:hAnsi="Calibri"/>
      <w:b/>
      <w:kern w:val="2"/>
      <w:sz w:val="28"/>
      <w:szCs w:val="32"/>
    </w:rPr>
  </w:style>
  <w:style w:type="paragraph" w:customStyle="1" w:styleId="384">
    <w:name w:val="华为标题4"/>
    <w:basedOn w:val="1"/>
    <w:next w:val="1"/>
    <w:qFormat/>
    <w:uiPriority w:val="0"/>
    <w:pPr>
      <w:keepNext/>
      <w:keepLines/>
      <w:widowControl w:val="0"/>
      <w:numPr>
        <w:ilvl w:val="3"/>
        <w:numId w:val="16"/>
      </w:numPr>
      <w:overflowPunct/>
      <w:autoSpaceDE/>
      <w:autoSpaceDN/>
      <w:adjustRightInd/>
      <w:spacing w:line="360" w:lineRule="auto"/>
      <w:jc w:val="both"/>
      <w:textAlignment w:val="auto"/>
      <w:outlineLvl w:val="3"/>
    </w:pPr>
    <w:rPr>
      <w:rFonts w:ascii="Calibri" w:hAnsi="Calibri"/>
      <w:b/>
      <w:kern w:val="2"/>
      <w:sz w:val="24"/>
      <w:szCs w:val="32"/>
    </w:rPr>
  </w:style>
  <w:style w:type="paragraph" w:customStyle="1" w:styleId="385">
    <w:name w:val="华为标题5"/>
    <w:basedOn w:val="1"/>
    <w:next w:val="1"/>
    <w:qFormat/>
    <w:uiPriority w:val="0"/>
    <w:pPr>
      <w:keepNext/>
      <w:keepLines/>
      <w:widowControl w:val="0"/>
      <w:numPr>
        <w:ilvl w:val="4"/>
        <w:numId w:val="16"/>
      </w:numPr>
      <w:overflowPunct/>
      <w:autoSpaceDE/>
      <w:autoSpaceDN/>
      <w:adjustRightInd/>
      <w:spacing w:line="360" w:lineRule="auto"/>
      <w:jc w:val="both"/>
      <w:textAlignment w:val="auto"/>
      <w:outlineLvl w:val="4"/>
    </w:pPr>
    <w:rPr>
      <w:rFonts w:ascii="Calibri" w:hAnsi="Calibri"/>
      <w:b/>
      <w:kern w:val="2"/>
      <w:sz w:val="21"/>
      <w:szCs w:val="32"/>
    </w:rPr>
  </w:style>
  <w:style w:type="paragraph" w:customStyle="1" w:styleId="386">
    <w:name w:val="华为标题6"/>
    <w:basedOn w:val="1"/>
    <w:next w:val="1"/>
    <w:qFormat/>
    <w:uiPriority w:val="0"/>
    <w:pPr>
      <w:keepNext/>
      <w:keepLines/>
      <w:widowControl w:val="0"/>
      <w:overflowPunct/>
      <w:autoSpaceDE/>
      <w:autoSpaceDN/>
      <w:adjustRightInd/>
      <w:spacing w:line="360" w:lineRule="auto"/>
      <w:ind w:left="425" w:hanging="425"/>
      <w:jc w:val="both"/>
      <w:textAlignment w:val="auto"/>
      <w:outlineLvl w:val="5"/>
    </w:pPr>
    <w:rPr>
      <w:rFonts w:ascii="Calibri" w:hAnsi="Calibri"/>
      <w:b/>
      <w:kern w:val="2"/>
      <w:sz w:val="21"/>
      <w:szCs w:val="32"/>
    </w:rPr>
  </w:style>
  <w:style w:type="paragraph" w:customStyle="1" w:styleId="387">
    <w:name w:val="华为标题7"/>
    <w:basedOn w:val="1"/>
    <w:next w:val="1"/>
    <w:qFormat/>
    <w:uiPriority w:val="0"/>
    <w:pPr>
      <w:keepNext/>
      <w:keepLines/>
      <w:widowControl w:val="0"/>
      <w:overflowPunct/>
      <w:autoSpaceDE/>
      <w:autoSpaceDN/>
      <w:adjustRightInd/>
      <w:spacing w:line="360" w:lineRule="auto"/>
      <w:ind w:left="425" w:hanging="425"/>
      <w:jc w:val="both"/>
      <w:textAlignment w:val="auto"/>
      <w:outlineLvl w:val="6"/>
    </w:pPr>
    <w:rPr>
      <w:rFonts w:ascii="Calibri" w:hAnsi="Calibri"/>
      <w:b/>
      <w:kern w:val="2"/>
      <w:sz w:val="21"/>
      <w:szCs w:val="32"/>
    </w:rPr>
  </w:style>
  <w:style w:type="paragraph" w:customStyle="1" w:styleId="388">
    <w:name w:val="font8"/>
    <w:basedOn w:val="1"/>
    <w:uiPriority w:val="0"/>
    <w:pPr>
      <w:overflowPunct/>
      <w:autoSpaceDE/>
      <w:autoSpaceDN/>
      <w:adjustRightInd/>
      <w:spacing w:before="100" w:beforeAutospacing="1" w:after="100" w:afterAutospacing="1"/>
      <w:textAlignment w:val="auto"/>
    </w:pPr>
    <w:rPr>
      <w:rFonts w:ascii="微软雅黑" w:hAnsi="微软雅黑" w:eastAsia="微软雅黑"/>
      <w:b/>
      <w:bCs/>
      <w:color w:val="141414"/>
    </w:rPr>
  </w:style>
  <w:style w:type="paragraph" w:customStyle="1" w:styleId="389">
    <w:name w:val="font9"/>
    <w:basedOn w:val="1"/>
    <w:qFormat/>
    <w:uiPriority w:val="0"/>
    <w:pPr>
      <w:overflowPunct/>
      <w:autoSpaceDE/>
      <w:autoSpaceDN/>
      <w:adjustRightInd/>
      <w:spacing w:before="100" w:beforeAutospacing="1" w:after="100" w:afterAutospacing="1"/>
      <w:textAlignment w:val="auto"/>
    </w:pPr>
    <w:rPr>
      <w:rFonts w:ascii="微软雅黑" w:hAnsi="微软雅黑" w:eastAsia="微软雅黑"/>
      <w:b/>
      <w:bCs/>
    </w:rPr>
  </w:style>
  <w:style w:type="paragraph" w:customStyle="1" w:styleId="390">
    <w:name w:val="font10"/>
    <w:basedOn w:val="1"/>
    <w:uiPriority w:val="0"/>
    <w:pPr>
      <w:overflowPunct/>
      <w:autoSpaceDE/>
      <w:autoSpaceDN/>
      <w:adjustRightInd/>
      <w:spacing w:before="100" w:beforeAutospacing="1" w:after="100" w:afterAutospacing="1"/>
      <w:textAlignment w:val="auto"/>
    </w:pPr>
    <w:rPr>
      <w:rFonts w:ascii="微软雅黑" w:hAnsi="微软雅黑" w:eastAsia="微软雅黑"/>
      <w:color w:val="000000"/>
      <w:sz w:val="18"/>
      <w:szCs w:val="18"/>
    </w:rPr>
  </w:style>
  <w:style w:type="paragraph" w:customStyle="1" w:styleId="391">
    <w:name w:val="font11"/>
    <w:basedOn w:val="1"/>
    <w:uiPriority w:val="0"/>
    <w:pPr>
      <w:overflowPunct/>
      <w:autoSpaceDE/>
      <w:autoSpaceDN/>
      <w:adjustRightInd/>
      <w:spacing w:before="100" w:beforeAutospacing="1" w:after="100" w:afterAutospacing="1"/>
      <w:textAlignment w:val="auto"/>
    </w:pPr>
    <w:rPr>
      <w:rFonts w:ascii="微软雅黑" w:hAnsi="微软雅黑" w:eastAsia="微软雅黑"/>
      <w:color w:val="FF0000"/>
      <w:sz w:val="18"/>
      <w:szCs w:val="18"/>
    </w:rPr>
  </w:style>
  <w:style w:type="paragraph" w:customStyle="1" w:styleId="392">
    <w:name w:val="潍柴文档正文"/>
    <w:basedOn w:val="1"/>
    <w:uiPriority w:val="0"/>
    <w:pPr>
      <w:widowControl w:val="0"/>
      <w:overflowPunct/>
      <w:autoSpaceDE/>
      <w:autoSpaceDN/>
      <w:adjustRightInd/>
      <w:spacing w:line="360" w:lineRule="auto"/>
      <w:ind w:firstLine="200" w:firstLineChars="200"/>
      <w:jc w:val="both"/>
      <w:textAlignment w:val="auto"/>
    </w:pPr>
    <w:rPr>
      <w:rFonts w:ascii="Times New Roman" w:hAnsi="Times New Roman" w:eastAsia="微软雅黑 Light"/>
      <w:kern w:val="2"/>
      <w:sz w:val="24"/>
      <w:szCs w:val="22"/>
    </w:rPr>
  </w:style>
  <w:style w:type="paragraph" w:customStyle="1" w:styleId="393">
    <w:name w:val="修订4"/>
    <w:hidden/>
    <w:semiHidden/>
    <w:qFormat/>
    <w:uiPriority w:val="99"/>
    <w:rPr>
      <w:rFonts w:ascii="Book Antiqua" w:hAnsi="Book Antiqua" w:eastAsia="宋体" w:cs="Times New Roman"/>
      <w:lang w:val="en-US" w:eastAsia="zh-CN" w:bidi="ar-SA"/>
    </w:rPr>
  </w:style>
  <w:style w:type="paragraph" w:customStyle="1" w:styleId="394">
    <w:name w:val="Revision"/>
    <w:hidden/>
    <w:semiHidden/>
    <w:qFormat/>
    <w:uiPriority w:val="99"/>
    <w:rPr>
      <w:rFonts w:ascii="Book Antiqua" w:hAnsi="Book Antiqua"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6.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AIM30\AIMBL30\WORDLIB\OMGuid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48E3DD057647B7448407CAEF62A10D25" ma:contentTypeVersion="0" ma:contentTypeDescription="新建文档。" ma:contentTypeScope="" ma:versionID="4043a7b6017d7417dfeafe44d16be0f1">
  <xsd:schema xmlns:xsd="http://www.w3.org/2001/XMLSchema" xmlns:p="http://schemas.microsoft.com/office/2006/metadata/properties" targetNamespace="http://schemas.microsoft.com/office/2006/metadata/properties" ma:root="true" ma:fieldsID="b51e50da1bca0add1c6bbfbefcbaaa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AC1CE9-B60A-804F-9B04-8EFD2DDBA9D2}">
  <ds:schemaRefs/>
</ds:datastoreItem>
</file>

<file path=customXml/itemProps3.xml><?xml version="1.0" encoding="utf-8"?>
<ds:datastoreItem xmlns:ds="http://schemas.openxmlformats.org/officeDocument/2006/customXml" ds:itemID="{7ADD58DF-3634-4C40-A58C-04800F31659C}">
  <ds:schemaRefs/>
</ds:datastoreItem>
</file>

<file path=customXml/itemProps4.xml><?xml version="1.0" encoding="utf-8"?>
<ds:datastoreItem xmlns:ds="http://schemas.openxmlformats.org/officeDocument/2006/customXml" ds:itemID="{B92E8A09-FFFC-40BE-9DFF-711EF76E1DC9}">
  <ds:schemaRefs/>
</ds:datastoreItem>
</file>

<file path=customXml/itemProps5.xml><?xml version="1.0" encoding="utf-8"?>
<ds:datastoreItem xmlns:ds="http://schemas.openxmlformats.org/officeDocument/2006/customXml" ds:itemID="{0E679CAA-7188-453E-A306-B3D4A4295676}">
  <ds:schemaRefs/>
</ds:datastoreItem>
</file>

<file path=customXml/itemProps6.xml><?xml version="1.0" encoding="utf-8"?>
<ds:datastoreItem xmlns:ds="http://schemas.openxmlformats.org/officeDocument/2006/customXml" ds:itemID="{CE9A28F6-F482-4E29-A3B1-DBB5AE35960A}">
  <ds:schemaRefs/>
</ds:datastoreItem>
</file>

<file path=docProps/app.xml><?xml version="1.0" encoding="utf-8"?>
<Properties xmlns="http://schemas.openxmlformats.org/officeDocument/2006/extended-properties" xmlns:vt="http://schemas.openxmlformats.org/officeDocument/2006/docPropsVTypes">
  <Template>C:\METHOD\OM30\AIM30\AIMBL30\WORDLIB\OMGuide.dot</Template>
  <Pages>50</Pages>
  <Words>24888</Words>
  <Characters>26282</Characters>
  <Lines>232</Lines>
  <Paragraphs>65</Paragraphs>
  <TotalTime>14</TotalTime>
  <ScaleCrop>false</ScaleCrop>
  <LinksUpToDate>false</LinksUpToDate>
  <CharactersWithSpaces>27093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2023-01-16T07:45:00Z</dcterms:created>
  <dc:creator>anwen</dc:creator>
  <cp:lastModifiedBy>知足者常乐</cp:lastModifiedBy>
  <cp:lastPrinted>2022-06-10T04:05:00Z</cp:lastPrinted>
  <dcterms:modified xsi:type="dcterms:W3CDTF">2023-01-17T07:01:11Z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Subject">
    <vt:lpwstr/>
  </property>
  <property fmtid="{D5CDD505-2E9C-101B-9397-08002B2CF9AE}" pid="4" name="Keywords">
    <vt:lpwstr>BOM</vt:lpwstr>
  </property>
  <property fmtid="{D5CDD505-2E9C-101B-9397-08002B2CF9AE}" pid="5" name="_Author">
    <vt:lpwstr>Hand</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KSOProductBuildVer">
    <vt:lpwstr>2052-11.1.0.12980</vt:lpwstr>
  </property>
  <property fmtid="{D5CDD505-2E9C-101B-9397-08002B2CF9AE}" pid="12" name="MSIP_Label_380e81e7-c273-478b-9b88-f0397a2a7796_Enabled">
    <vt:lpwstr>true</vt:lpwstr>
  </property>
  <property fmtid="{D5CDD505-2E9C-101B-9397-08002B2CF9AE}" pid="13" name="MSIP_Label_380e81e7-c273-478b-9b88-f0397a2a7796_SetDate">
    <vt:lpwstr>2022-02-08T08:04:56Z</vt:lpwstr>
  </property>
  <property fmtid="{D5CDD505-2E9C-101B-9397-08002B2CF9AE}" pid="14" name="MSIP_Label_380e81e7-c273-478b-9b88-f0397a2a7796_Method">
    <vt:lpwstr>Privileged</vt:lpwstr>
  </property>
  <property fmtid="{D5CDD505-2E9C-101B-9397-08002B2CF9AE}" pid="15" name="MSIP_Label_380e81e7-c273-478b-9b88-f0397a2a7796_Name">
    <vt:lpwstr>EACN General</vt:lpwstr>
  </property>
  <property fmtid="{D5CDD505-2E9C-101B-9397-08002B2CF9AE}" pid="16" name="MSIP_Label_380e81e7-c273-478b-9b88-f0397a2a7796_SiteId">
    <vt:lpwstr>e84c6786-fe2e-48fb-9602-0246affc8385</vt:lpwstr>
  </property>
  <property fmtid="{D5CDD505-2E9C-101B-9397-08002B2CF9AE}" pid="17" name="MSIP_Label_380e81e7-c273-478b-9b88-f0397a2a7796_ActionId">
    <vt:lpwstr>705aa157-3f54-4dca-a886-3c36c6194928</vt:lpwstr>
  </property>
  <property fmtid="{D5CDD505-2E9C-101B-9397-08002B2CF9AE}" pid="18" name="MSIP_Label_380e81e7-c273-478b-9b88-f0397a2a7796_ContentBits">
    <vt:lpwstr>0</vt:lpwstr>
  </property>
  <property fmtid="{D5CDD505-2E9C-101B-9397-08002B2CF9AE}" pid="19" name="ICV">
    <vt:lpwstr>10F843D8A7714697B1E8AA0BF65800A7</vt:lpwstr>
  </property>
</Properties>
</file>